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4D3A" w14:textId="036759C8" w:rsidR="00B33317" w:rsidRDefault="00B33317" w:rsidP="00B33317">
      <w:pPr>
        <w:pStyle w:val="Heading1"/>
      </w:pPr>
      <w:r>
        <w:t>Highlights</w:t>
      </w:r>
    </w:p>
    <w:p w14:paraId="7FEF9A95" w14:textId="7C450C14" w:rsidR="00FC6983" w:rsidRDefault="00FC6983" w:rsidP="002E4D29">
      <w:pPr>
        <w:rPr>
          <w:b/>
          <w:bCs/>
        </w:rPr>
      </w:pPr>
      <w:r>
        <w:rPr>
          <w:b/>
          <w:bCs/>
        </w:rPr>
        <w:t>Why This Matters</w:t>
      </w:r>
    </w:p>
    <w:p w14:paraId="1FD704C8" w14:textId="3CE91DF1" w:rsidR="00BF424F" w:rsidRDefault="00BF424F" w:rsidP="00BF424F">
      <w:r>
        <w:t xml:space="preserve">Current contract entry practices typically assign </w:t>
      </w:r>
      <w:r w:rsidR="00E776E7">
        <w:t xml:space="preserve">only </w:t>
      </w:r>
      <w:r>
        <w:t>one</w:t>
      </w:r>
      <w:commentRangeStart w:id="0"/>
      <w:r>
        <w:t xml:space="preserve"> NAICS</w:t>
      </w:r>
      <w:commentRangeEnd w:id="0"/>
      <w:r>
        <w:rPr>
          <w:rStyle w:val="CommentReference"/>
          <w:sz w:val="24"/>
          <w:szCs w:val="24"/>
        </w:rPr>
        <w:commentReference w:id="0"/>
      </w:r>
      <w:r>
        <w:t xml:space="preserve"> code per contract, </w:t>
      </w:r>
      <w:commentRangeStart w:id="1"/>
      <w:r>
        <w:t xml:space="preserve">which prevents accurate </w:t>
      </w:r>
      <w:r w:rsidR="00E776E7">
        <w:t>industry</w:t>
      </w:r>
      <w:r>
        <w:t xml:space="preserve"> classification for </w:t>
      </w:r>
      <w:r w:rsidR="00073CB2">
        <w:t xml:space="preserve">“wide” </w:t>
      </w:r>
      <w:r>
        <w:t>agreements that cover multiple service</w:t>
      </w:r>
      <w:commentRangeEnd w:id="1"/>
      <w:r>
        <w:rPr>
          <w:rStyle w:val="CommentReference"/>
          <w:sz w:val="24"/>
          <w:szCs w:val="24"/>
        </w:rPr>
        <w:commentReference w:id="1"/>
      </w:r>
      <w:r>
        <w:t>s.</w:t>
      </w:r>
    </w:p>
    <w:p w14:paraId="64018EF1" w14:textId="77777777" w:rsidR="00BF424F" w:rsidRDefault="00BF424F" w:rsidP="00BF424F">
      <w:r>
        <w:t xml:space="preserve">Assigning only one NAICS code per contract therefore significantly limits service- or industry-specific queries. The results of such queries inevitably include false positive results, miss contracts, and require additional manual filtering based on implicit knowledge of contract data. </w:t>
      </w:r>
    </w:p>
    <w:p w14:paraId="2AD59316" w14:textId="57FD9F4A" w:rsidR="00BF424F" w:rsidRDefault="00BF424F" w:rsidP="00BF424F">
      <w:r>
        <w:t>Although the NAICS2 field was created to mitigate these issues, its effectiveness in solving the problem has been limited</w:t>
      </w:r>
      <w:r w:rsidR="00A167FF">
        <w:t xml:space="preserve"> for two reasons. Firstly, without clear operational standards for use, DRS</w:t>
      </w:r>
      <w:r w:rsidR="00B46B67">
        <w:t xml:space="preserve"> often defaults to single-code classification. Secondly, even if the field was used consistently, a maximum of two codes is insufficient to</w:t>
      </w:r>
      <w:r w:rsidR="00073CB2">
        <w:t xml:space="preserve"> capture the breadth of services covered by “wide” contracts.</w:t>
      </w:r>
      <w:r w:rsidR="00A167FF">
        <w:t xml:space="preserve"> </w:t>
      </w:r>
    </w:p>
    <w:p w14:paraId="2B75049A" w14:textId="77777777" w:rsidR="009018E4" w:rsidRDefault="009018E4" w:rsidP="002E4D29">
      <w:r>
        <w:rPr>
          <w:b/>
          <w:bCs/>
        </w:rPr>
        <w:t>Decision Requested</w:t>
      </w:r>
    </w:p>
    <w:p w14:paraId="697E5958" w14:textId="77777777" w:rsidR="009018E4" w:rsidRDefault="009018E4" w:rsidP="002E4D29">
      <w:r>
        <w:t>Approve repurposing the NAICS2 field to store multiple semicolon-delimited NAICS codes per contract. Implementation requires 4-6 weeks: finalize handbook, update validation rules, conduct staff training, and establish quarterly QA.</w:t>
      </w:r>
    </w:p>
    <w:p w14:paraId="2BA1D23F" w14:textId="77777777" w:rsidR="009018E4" w:rsidRDefault="009018E4" w:rsidP="002E4D29">
      <w:r>
        <w:rPr>
          <w:b/>
          <w:bCs/>
        </w:rPr>
        <w:t>System-Wide Impact Analysis</w:t>
      </w:r>
    </w:p>
    <w:p w14:paraId="4FAD2DBB" w14:textId="77777777" w:rsidR="00942F33" w:rsidRDefault="009018E4" w:rsidP="002E4D29">
      <w:r>
        <w:t>A</w:t>
      </w:r>
      <w:r w:rsidR="00942F33">
        <w:t xml:space="preserve"> random sample of 50 contracts from 6,034 records entered in 2025 found that </w:t>
      </w:r>
      <w:r w:rsidR="00942F33">
        <w:rPr>
          <w:b/>
          <w:bCs/>
        </w:rPr>
        <w:t>26% cover more than one distinct industry.</w:t>
      </w:r>
      <w:r w:rsidR="00942F33">
        <w:t xml:space="preserve"> Extrapolating: approximately 1,570 records annually require multiple NAICS codes.</w:t>
      </w:r>
    </w:p>
    <w:p w14:paraId="78E93069" w14:textId="47EDDE6F" w:rsidR="00F35F0F" w:rsidRDefault="00F35F0F" w:rsidP="002E4D29">
      <w:commentRangeStart w:id="2"/>
      <w:r>
        <w:t>A pilot of th</w:t>
      </w:r>
      <w:commentRangeEnd w:id="2"/>
      <w:r>
        <w:rPr>
          <w:rStyle w:val="CommentReference"/>
          <w:sz w:val="24"/>
          <w:szCs w:val="24"/>
        </w:rPr>
        <w:commentReference w:id="2"/>
      </w:r>
      <w:r>
        <w:t xml:space="preserve">ree coders classifying 10 </w:t>
      </w:r>
      <w:r w:rsidR="00183700">
        <w:t xml:space="preserve">public-sector </w:t>
      </w:r>
      <w:r>
        <w:t xml:space="preserve">contracts found that the system captures </w:t>
      </w:r>
      <w:r>
        <w:rPr>
          <w:b/>
          <w:bCs/>
        </w:rPr>
        <w:t>84% of identifiable services</w:t>
      </w:r>
      <w:r>
        <w:t xml:space="preserve"> on average. Core government services (roads, utilities, police, fire) showed </w:t>
      </w:r>
      <w:r>
        <w:rPr>
          <w:b/>
          <w:bCs/>
        </w:rPr>
        <w:t xml:space="preserve">92–100% </w:t>
      </w:r>
      <w:r>
        <w:t>coder agreement.</w:t>
      </w:r>
    </w:p>
    <w:p w14:paraId="7AF277FB" w14:textId="1F50C977" w:rsidR="00F35F0F" w:rsidRPr="00F35F0F" w:rsidRDefault="00F35F0F" w:rsidP="002E4D29">
      <w:pPr>
        <w:rPr>
          <w:b/>
          <w:bCs/>
        </w:rPr>
      </w:pPr>
      <w:commentRangeStart w:id="3"/>
      <w:r>
        <w:rPr>
          <w:b/>
          <w:bCs/>
        </w:rPr>
        <w:t>Costs and Benefits</w:t>
      </w:r>
      <w:commentRangeEnd w:id="3"/>
      <w:r w:rsidRPr="00F35F0F">
        <w:rPr>
          <w:rStyle w:val="CommentReference"/>
          <w:b/>
          <w:bCs/>
          <w:sz w:val="24"/>
          <w:szCs w:val="24"/>
        </w:rPr>
        <w:commentReference w:id="3"/>
      </w:r>
    </w:p>
    <w:tbl>
      <w:tblPr>
        <w:tblStyle w:val="TableGrid"/>
        <w:tblW w:w="5000" w:type="pct"/>
        <w:tblLook w:val="04A0" w:firstRow="1" w:lastRow="0" w:firstColumn="1" w:lastColumn="0" w:noHBand="0" w:noVBand="1"/>
      </w:tblPr>
      <w:tblGrid>
        <w:gridCol w:w="4675"/>
        <w:gridCol w:w="4675"/>
      </w:tblGrid>
      <w:tr w:rsidR="00195611" w:rsidRPr="004400CF" w14:paraId="7F0C5510" w14:textId="77777777" w:rsidTr="00195611">
        <w:trPr>
          <w:cantSplit/>
        </w:trPr>
        <w:tc>
          <w:tcPr>
            <w:tcW w:w="2500" w:type="pct"/>
            <w:shd w:val="clear" w:color="auto" w:fill="E8E8E8" w:themeFill="background2"/>
          </w:tcPr>
          <w:p w14:paraId="42F1CDE5" w14:textId="230551A3" w:rsidR="00195611" w:rsidRPr="004400CF" w:rsidRDefault="00195611" w:rsidP="00B424DB">
            <w:pPr>
              <w:keepNext/>
              <w:rPr>
                <w:b/>
                <w:bCs/>
              </w:rPr>
            </w:pPr>
          </w:p>
        </w:tc>
        <w:tc>
          <w:tcPr>
            <w:tcW w:w="2500" w:type="pct"/>
            <w:shd w:val="clear" w:color="auto" w:fill="E8E8E8" w:themeFill="background2"/>
          </w:tcPr>
          <w:p w14:paraId="5174B1D1" w14:textId="27812556" w:rsidR="00195611" w:rsidRPr="004400CF" w:rsidRDefault="00195611" w:rsidP="00B424DB">
            <w:pPr>
              <w:keepNext/>
              <w:rPr>
                <w:b/>
                <w:bCs/>
              </w:rPr>
            </w:pPr>
            <w:r>
              <w:rPr>
                <w:b/>
                <w:bCs/>
              </w:rPr>
              <w:t>Annual Hours</w:t>
            </w:r>
          </w:p>
        </w:tc>
      </w:tr>
      <w:tr w:rsidR="00195611" w:rsidRPr="00E52D8E" w14:paraId="17ABE847" w14:textId="77777777" w:rsidTr="00195611">
        <w:trPr>
          <w:cantSplit/>
        </w:trPr>
        <w:tc>
          <w:tcPr>
            <w:tcW w:w="2500" w:type="pct"/>
          </w:tcPr>
          <w:p w14:paraId="17283D21" w14:textId="14BE1D30" w:rsidR="00195611" w:rsidRDefault="00195611" w:rsidP="00B424DB">
            <w:pPr>
              <w:keepNext/>
            </w:pPr>
            <w:r>
              <w:t>Classification time added (gross)</w:t>
            </w:r>
          </w:p>
        </w:tc>
        <w:tc>
          <w:tcPr>
            <w:tcW w:w="2500" w:type="pct"/>
          </w:tcPr>
          <w:p w14:paraId="7DBDC744" w14:textId="3E988772" w:rsidR="00195611" w:rsidRDefault="00195611" w:rsidP="00B424DB">
            <w:pPr>
              <w:keepNext/>
            </w:pPr>
            <w:r>
              <w:t>+117</w:t>
            </w:r>
            <w:r w:rsidR="004D399A">
              <w:t>.5</w:t>
            </w:r>
            <w:r>
              <w:t xml:space="preserve"> </w:t>
            </w:r>
            <w:r w:rsidR="009E1E25">
              <w:t>hour</w:t>
            </w:r>
            <w:r>
              <w:t>s/year</w:t>
            </w:r>
          </w:p>
        </w:tc>
      </w:tr>
      <w:tr w:rsidR="00195611" w:rsidRPr="00E52D8E" w14:paraId="74B69BE3" w14:textId="77777777" w:rsidTr="00195611">
        <w:trPr>
          <w:cantSplit/>
        </w:trPr>
        <w:tc>
          <w:tcPr>
            <w:tcW w:w="2500" w:type="pct"/>
          </w:tcPr>
          <w:p w14:paraId="38FAAF14" w14:textId="537A6AC2" w:rsidR="00195611" w:rsidRDefault="00195611" w:rsidP="00B424DB">
            <w:pPr>
              <w:keepNext/>
            </w:pPr>
            <w:r>
              <w:t>Query/filtering time saved</w:t>
            </w:r>
          </w:p>
        </w:tc>
        <w:tc>
          <w:tcPr>
            <w:tcW w:w="2500" w:type="pct"/>
          </w:tcPr>
          <w:p w14:paraId="041B7074" w14:textId="5E314010" w:rsidR="00195611" w:rsidRDefault="00195611" w:rsidP="00B424DB">
            <w:pPr>
              <w:keepNext/>
            </w:pPr>
            <w:r>
              <w:t xml:space="preserve">-4 to -8 </w:t>
            </w:r>
            <w:r w:rsidR="009E1E25">
              <w:t>hour</w:t>
            </w:r>
            <w:r>
              <w:t>s/year</w:t>
            </w:r>
          </w:p>
        </w:tc>
      </w:tr>
      <w:tr w:rsidR="00195611" w:rsidRPr="00B2313A" w14:paraId="167D989F" w14:textId="77777777" w:rsidTr="00195611">
        <w:trPr>
          <w:cantSplit/>
        </w:trPr>
        <w:tc>
          <w:tcPr>
            <w:tcW w:w="2500" w:type="pct"/>
          </w:tcPr>
          <w:p w14:paraId="1C87394B" w14:textId="667D7CDC" w:rsidR="00195611" w:rsidRPr="00E52D8E" w:rsidRDefault="00195611" w:rsidP="00B424DB">
            <w:pPr>
              <w:keepNext/>
              <w:rPr>
                <w:b/>
                <w:bCs/>
              </w:rPr>
            </w:pPr>
            <w:r>
              <w:rPr>
                <w:b/>
                <w:bCs/>
              </w:rPr>
              <w:t>Net annual impact</w:t>
            </w:r>
          </w:p>
        </w:tc>
        <w:tc>
          <w:tcPr>
            <w:tcW w:w="2500" w:type="pct"/>
          </w:tcPr>
          <w:p w14:paraId="0AADC665" w14:textId="6F97AE21" w:rsidR="00195611" w:rsidRPr="00195611" w:rsidRDefault="00195611" w:rsidP="00B424DB">
            <w:pPr>
              <w:keepNext/>
              <w:rPr>
                <w:b/>
                <w:bCs/>
              </w:rPr>
            </w:pPr>
            <w:r w:rsidRPr="00195611">
              <w:rPr>
                <w:b/>
                <w:bCs/>
              </w:rPr>
              <w:t>+110</w:t>
            </w:r>
            <w:r w:rsidR="004D399A">
              <w:rPr>
                <w:b/>
                <w:bCs/>
              </w:rPr>
              <w:t>.5</w:t>
            </w:r>
            <w:r w:rsidR="009E1E25">
              <w:rPr>
                <w:b/>
                <w:bCs/>
              </w:rPr>
              <w:t>–</w:t>
            </w:r>
            <w:r w:rsidRPr="00195611">
              <w:rPr>
                <w:b/>
                <w:bCs/>
              </w:rPr>
              <w:t>115</w:t>
            </w:r>
            <w:r w:rsidR="004D399A">
              <w:rPr>
                <w:b/>
                <w:bCs/>
              </w:rPr>
              <w:t>.5</w:t>
            </w:r>
            <w:r w:rsidRPr="00195611">
              <w:rPr>
                <w:b/>
                <w:bCs/>
              </w:rPr>
              <w:t xml:space="preserve"> </w:t>
            </w:r>
            <w:r w:rsidR="009E1E25">
              <w:rPr>
                <w:b/>
                <w:bCs/>
              </w:rPr>
              <w:t>hour</w:t>
            </w:r>
            <w:r w:rsidRPr="00195611">
              <w:rPr>
                <w:b/>
                <w:bCs/>
              </w:rPr>
              <w:t xml:space="preserve">s/year (0.7 </w:t>
            </w:r>
            <w:r w:rsidR="009E1E25">
              <w:rPr>
                <w:b/>
                <w:bCs/>
              </w:rPr>
              <w:t>hour</w:t>
            </w:r>
            <w:r w:rsidRPr="00195611">
              <w:rPr>
                <w:b/>
                <w:bCs/>
              </w:rPr>
              <w:t>s/staff/week)</w:t>
            </w:r>
          </w:p>
        </w:tc>
      </w:tr>
      <w:tr w:rsidR="00AE6C23" w:rsidRPr="00B2313A" w14:paraId="78F44CF9" w14:textId="77777777" w:rsidTr="00AE6C23">
        <w:trPr>
          <w:cantSplit/>
        </w:trPr>
        <w:tc>
          <w:tcPr>
            <w:tcW w:w="2500" w:type="pct"/>
            <w:shd w:val="clear" w:color="auto" w:fill="E8E8E8" w:themeFill="background2"/>
          </w:tcPr>
          <w:p w14:paraId="242F7312" w14:textId="77777777" w:rsidR="00AE6C23" w:rsidRDefault="00AE6C23" w:rsidP="00B424DB">
            <w:pPr>
              <w:keepNext/>
              <w:rPr>
                <w:b/>
                <w:bCs/>
              </w:rPr>
            </w:pPr>
          </w:p>
        </w:tc>
        <w:tc>
          <w:tcPr>
            <w:tcW w:w="2500" w:type="pct"/>
            <w:shd w:val="clear" w:color="auto" w:fill="E8E8E8" w:themeFill="background2"/>
          </w:tcPr>
          <w:p w14:paraId="4B5E3A6D" w14:textId="0102899F" w:rsidR="00AE6C23" w:rsidRPr="00AE6C23" w:rsidRDefault="00AE6C23" w:rsidP="00B424DB">
            <w:pPr>
              <w:keepNext/>
              <w:rPr>
                <w:b/>
                <w:bCs/>
              </w:rPr>
            </w:pPr>
            <w:r>
              <w:rPr>
                <w:b/>
                <w:bCs/>
              </w:rPr>
              <w:t>Non-Quantifiable Benefits</w:t>
            </w:r>
          </w:p>
        </w:tc>
      </w:tr>
      <w:tr w:rsidR="00AE6C23" w:rsidRPr="00B2313A" w14:paraId="0227EE9D" w14:textId="77777777" w:rsidTr="00AE6C23">
        <w:trPr>
          <w:cantSplit/>
        </w:trPr>
        <w:tc>
          <w:tcPr>
            <w:tcW w:w="2500" w:type="pct"/>
          </w:tcPr>
          <w:p w14:paraId="68FDF3F2" w14:textId="7B3A5B4A" w:rsidR="00AE6C23" w:rsidRPr="00AE6C23" w:rsidRDefault="00AE6C23" w:rsidP="00B424DB">
            <w:pPr>
              <w:keepNext/>
            </w:pPr>
            <w:r>
              <w:t xml:space="preserve">Strategic benefits that are difficult to quantify </w:t>
            </w:r>
            <w:r w:rsidR="00E50992">
              <w:t>offset the increased classification time but are excluded from cost-benefit analysis.</w:t>
            </w:r>
          </w:p>
        </w:tc>
        <w:tc>
          <w:tcPr>
            <w:tcW w:w="2500" w:type="pct"/>
          </w:tcPr>
          <w:p w14:paraId="73B8632B" w14:textId="77777777" w:rsidR="00E50992" w:rsidRPr="00E50992" w:rsidRDefault="00E50992" w:rsidP="00B424DB">
            <w:pPr>
              <w:pStyle w:val="ListParagraph"/>
              <w:keepNext/>
              <w:numPr>
                <w:ilvl w:val="0"/>
                <w:numId w:val="46"/>
              </w:numPr>
              <w:rPr>
                <w:b/>
                <w:bCs/>
              </w:rPr>
            </w:pPr>
            <w:r>
              <w:t>New analytic capability for industry/service-level queries</w:t>
            </w:r>
          </w:p>
          <w:p w14:paraId="71847922" w14:textId="7BAC6F85" w:rsidR="00AE6C23" w:rsidRPr="008C52D5" w:rsidRDefault="00E50992" w:rsidP="00B424DB">
            <w:pPr>
              <w:pStyle w:val="ListParagraph"/>
              <w:keepNext/>
              <w:numPr>
                <w:ilvl w:val="0"/>
                <w:numId w:val="46"/>
              </w:numPr>
              <w:rPr>
                <w:b/>
                <w:bCs/>
              </w:rPr>
            </w:pPr>
            <w:r>
              <w:t>Reduced dependence on institutional knowledge</w:t>
            </w:r>
          </w:p>
        </w:tc>
      </w:tr>
    </w:tbl>
    <w:p w14:paraId="133AAB9D" w14:textId="7B46945F" w:rsidR="001F6B4C" w:rsidRDefault="001F6B4C" w:rsidP="002E4D29"/>
    <w:p w14:paraId="3D4236B1" w14:textId="77777777" w:rsidR="001F6B4C" w:rsidRDefault="001F6B4C" w:rsidP="00B76D42">
      <w:pPr>
        <w:keepNext/>
      </w:pPr>
      <w:r>
        <w:rPr>
          <w:b/>
          <w:bCs/>
        </w:rPr>
        <w:t>Residual Risks</w:t>
      </w:r>
    </w:p>
    <w:p w14:paraId="1733828C" w14:textId="45F5D19C" w:rsidR="00B76D42" w:rsidRPr="00B76D42" w:rsidRDefault="001F6B4C" w:rsidP="00B76D42">
      <w:pPr>
        <w:pStyle w:val="ListParagraph"/>
        <w:keepNext/>
        <w:numPr>
          <w:ilvl w:val="0"/>
          <w:numId w:val="24"/>
        </w:numPr>
        <w:rPr>
          <w:b/>
          <w:bCs/>
        </w:rPr>
      </w:pPr>
      <w:r w:rsidRPr="00B76D42">
        <w:rPr>
          <w:b/>
          <w:bCs/>
        </w:rPr>
        <w:t>General support roles</w:t>
      </w:r>
      <w:r>
        <w:t xml:space="preserve"> (mechanics, custodians, technicians) show more variation (44–67%) than core services (</w:t>
      </w:r>
      <w:r w:rsidR="00B76D42">
        <w:t>92–100%). These queries should use SOC job codes, not NAICS industry codes.</w:t>
      </w:r>
    </w:p>
    <w:p w14:paraId="16A1AC2A" w14:textId="2252CF3D" w:rsidR="00B76D42" w:rsidRPr="00B76D42" w:rsidRDefault="00B76D42" w:rsidP="00B76D42">
      <w:pPr>
        <w:pStyle w:val="ListParagraph"/>
        <w:keepNext/>
        <w:numPr>
          <w:ilvl w:val="0"/>
          <w:numId w:val="24"/>
        </w:numPr>
        <w:rPr>
          <w:b/>
          <w:bCs/>
        </w:rPr>
      </w:pPr>
      <w:r>
        <w:rPr>
          <w:b/>
          <w:bCs/>
        </w:rPr>
        <w:t>Pre-implementation records</w:t>
      </w:r>
      <w:r>
        <w:t xml:space="preserve"> retain-single code classification.</w:t>
      </w:r>
    </w:p>
    <w:p w14:paraId="3AB2BFE7" w14:textId="7D3C7C37" w:rsidR="00B76D42" w:rsidRDefault="00B76D42" w:rsidP="00B76D42">
      <w:pPr>
        <w:keepNext/>
      </w:pPr>
      <w:r>
        <w:rPr>
          <w:b/>
          <w:bCs/>
        </w:rPr>
        <w:t>Recommendation</w:t>
      </w:r>
    </w:p>
    <w:p w14:paraId="1A1132ED" w14:textId="7EF5BE0F" w:rsidR="00B76D42" w:rsidRPr="00B76D42" w:rsidRDefault="00B76D42" w:rsidP="00B76D42">
      <w:pPr>
        <w:keepNext/>
      </w:pPr>
      <w:r>
        <w:t>Approve NAICS_All implementation. Net annual cost is modest relative to</w:t>
      </w:r>
      <w:r w:rsidR="00BF424F">
        <w:t xml:space="preserve"> enabling service-level query capability that does not currently exist.</w:t>
      </w:r>
    </w:p>
    <w:p w14:paraId="7B3FA3E9" w14:textId="6545C681" w:rsidR="00F10BAA" w:rsidRPr="00056EA8" w:rsidRDefault="000C7137" w:rsidP="00F10BAA">
      <w:pPr>
        <w:rPr>
          <w:b/>
          <w:bCs/>
        </w:rPr>
      </w:pPr>
      <w:r>
        <w:br w:type="page"/>
      </w:r>
    </w:p>
    <w:p w14:paraId="568F19BD" w14:textId="77777777" w:rsidR="00B33317" w:rsidRDefault="00B33317" w:rsidP="00B33317">
      <w:r>
        <w:rPr>
          <w:b/>
          <w:bCs/>
        </w:rPr>
        <w:lastRenderedPageBreak/>
        <w:t xml:space="preserve">TO: </w:t>
      </w:r>
      <w:r>
        <w:t>Contracts Team</w:t>
      </w:r>
    </w:p>
    <w:p w14:paraId="4ADB55BB" w14:textId="77777777" w:rsidR="00B33317" w:rsidRDefault="00B33317" w:rsidP="00B33317">
      <w:r>
        <w:rPr>
          <w:b/>
          <w:bCs/>
        </w:rPr>
        <w:t>FROM:</w:t>
      </w:r>
      <w:r>
        <w:t xml:space="preserve"> Will Mayer</w:t>
      </w:r>
    </w:p>
    <w:p w14:paraId="5B74BA41" w14:textId="53AE3AD4" w:rsidR="00B33317" w:rsidRPr="004C5C6D" w:rsidRDefault="00B33317" w:rsidP="00B33317">
      <w:r>
        <w:rPr>
          <w:b/>
          <w:bCs/>
        </w:rPr>
        <w:t>DATE:</w:t>
      </w:r>
      <w:r>
        <w:t xml:space="preserve"> February </w:t>
      </w:r>
      <w:r w:rsidR="00C33EBF">
        <w:t>4</w:t>
      </w:r>
      <w:r>
        <w:t>, 2026</w:t>
      </w:r>
    </w:p>
    <w:p w14:paraId="2F0E66EB" w14:textId="0DBD7BD3" w:rsidR="00B33317" w:rsidRDefault="00B33317" w:rsidP="00B33317">
      <w:r>
        <w:rPr>
          <w:b/>
          <w:bCs/>
        </w:rPr>
        <w:t>SUBJECT</w:t>
      </w:r>
      <w:commentRangeStart w:id="4"/>
      <w:r w:rsidRPr="65CB6582">
        <w:rPr>
          <w:b/>
          <w:bCs/>
        </w:rPr>
        <w:t xml:space="preserve">: </w:t>
      </w:r>
      <w:r>
        <w:t xml:space="preserve">Database-Wide Multi-Industry NAICS </w:t>
      </w:r>
      <w:commentRangeEnd w:id="4"/>
      <w:r>
        <w:rPr>
          <w:rStyle w:val="CommentReference"/>
          <w:sz w:val="24"/>
          <w:szCs w:val="24"/>
        </w:rPr>
        <w:commentReference w:id="4"/>
      </w:r>
      <w:r>
        <w:t>Classification (NAICS_All)</w:t>
      </w:r>
    </w:p>
    <w:p w14:paraId="716DAB5B" w14:textId="68C029BF" w:rsidR="00473C03" w:rsidRPr="0008612C" w:rsidRDefault="00473C03" w:rsidP="0008612C">
      <w:pPr>
        <w:pStyle w:val="Heading1"/>
        <w:numPr>
          <w:ilvl w:val="0"/>
          <w:numId w:val="27"/>
        </w:numPr>
      </w:pPr>
      <w:r w:rsidRPr="0008612C">
        <w:t>Purpose</w:t>
      </w:r>
    </w:p>
    <w:p w14:paraId="379860E1" w14:textId="77E01F06" w:rsidR="00473C03" w:rsidRDefault="00473C03" w:rsidP="00473C03">
      <w:r>
        <w:t>This memo recommends repurposing the NAICS2 database field to enable multi-industry classification for “wide” contracts covering several distinct services. The proposed system, NAICS_All, stores multiple semicolon-delimited NAICS codes per contract, enabling service-level queries that are currently impossible.</w:t>
      </w:r>
    </w:p>
    <w:p w14:paraId="35558FDD" w14:textId="15FD2BE4" w:rsidR="00473C03" w:rsidRDefault="00473C03" w:rsidP="00473C03">
      <w:r>
        <w:rPr>
          <w:b/>
          <w:bCs/>
        </w:rPr>
        <w:t xml:space="preserve">Decision Requested: </w:t>
      </w:r>
      <w:r>
        <w:t>Approve implementation of NAICS_All</w:t>
      </w:r>
      <w:r w:rsidR="0008612C">
        <w:t>.</w:t>
      </w:r>
    </w:p>
    <w:p w14:paraId="33C971CA" w14:textId="5D2842AB" w:rsidR="0008612C" w:rsidRDefault="0008612C" w:rsidP="0008612C">
      <w:pPr>
        <w:pStyle w:val="Heading1"/>
        <w:numPr>
          <w:ilvl w:val="0"/>
          <w:numId w:val="27"/>
        </w:numPr>
      </w:pPr>
      <w:r>
        <w:t>Background</w:t>
      </w:r>
    </w:p>
    <w:p w14:paraId="4C7133C4" w14:textId="1E0A1C1D" w:rsidR="0008612C" w:rsidRDefault="0008612C" w:rsidP="0008612C">
      <w:pPr>
        <w:rPr>
          <w:b/>
          <w:bCs/>
        </w:rPr>
      </w:pPr>
      <w:r>
        <w:rPr>
          <w:b/>
          <w:bCs/>
        </w:rPr>
        <w:t>The Problem: Single-Code Classification</w:t>
      </w:r>
    </w:p>
    <w:p w14:paraId="6A07E76F" w14:textId="77777777" w:rsidR="0008612C" w:rsidRDefault="0008612C" w:rsidP="0008612C">
      <w:r>
        <w:t>Current practice assigns one NAICS code per contract, even when agreements cover multiple distinct services. A contract covering roads, sewers, and parks is classified under a single industry, and the rest are invisible to NAICS queries. Researchers must manually filter results or rely on institutional knowledge of contract data to find relevant records.</w:t>
      </w:r>
    </w:p>
    <w:p w14:paraId="751F8B42" w14:textId="2BC59228" w:rsidR="004F3D3C" w:rsidRDefault="004F3D3C" w:rsidP="0008612C">
      <w:r>
        <w:t>Classifying the industry of public works departments (PWDs) is uniquely challenging under the single-code classification system</w:t>
      </w:r>
      <w:r w:rsidR="00845864">
        <w:t xml:space="preserve">, as workers under PWD contracts are typically engaged in several distinct production processes. Contracts covering public sector employers vary in their width but can range from covering a specific division of the PWD (e.g., highway workers only,) to covering all PWD employees, or even wider, covering the entire city government. </w:t>
      </w:r>
    </w:p>
    <w:p w14:paraId="5040AFC9" w14:textId="29B2FE72" w:rsidR="00F96DBC" w:rsidRDefault="00B3765D" w:rsidP="0008612C">
      <w:r>
        <w:t xml:space="preserve">To address the single-code problem as it relates to the public sector, the Data and Contracts team developed internal shorthand to represent the industry of public works departments (PWDs). </w:t>
      </w:r>
      <w:r w:rsidR="00845864">
        <w:t xml:space="preserve">Because classifying each PWD </w:t>
      </w:r>
      <w:r w:rsidR="00F722C2">
        <w:t>contract under general government support codes would have been uninformative, the team decided to bucket PWDs based on the primary focus of workers covered by the contract. If the workers under the contract primarily cover road maintenance, DRS assigns NAICS 926120: Administration of Transportation Programs. If the workers primarily support other public infrastructure (like sewers, water distribution, or building maintenance,) then DRS assigns 926130: Administration of Utilities Programs.</w:t>
      </w:r>
    </w:p>
    <w:p w14:paraId="0EFA888E" w14:textId="58321AD6" w:rsidR="00921DE3" w:rsidRDefault="00F722C2" w:rsidP="0008612C">
      <w:r>
        <w:lastRenderedPageBreak/>
        <w:t>While this shorthand is more informative than classifying all PWDs under catch-all government support codes, deviating from the official definitions of NAICS codes introduces false positives in query results. Namely, if we use NAICS 926120 to represent both “public works departments primarily focused on roads” and “administration of public transportation,” as the code is officially defined, then queries for</w:t>
      </w:r>
      <w:r w:rsidR="00BC5C99">
        <w:t xml:space="preserve"> public</w:t>
      </w:r>
      <w:r>
        <w:t xml:space="preserve"> </w:t>
      </w:r>
      <w:r w:rsidR="00BC5C99">
        <w:t>road maintenance contracts necessarily includes employers that fit the official definition</w:t>
      </w:r>
      <w:r w:rsidR="00AD0C2F">
        <w:t>, but not our internal definition</w:t>
      </w:r>
      <w:r w:rsidR="00BC5C99">
        <w:t xml:space="preserve"> of the code</w:t>
      </w:r>
      <w:r w:rsidR="00AD0C2F">
        <w:t xml:space="preserve">, like airports, port authorities, and highway tollbooth operations. </w:t>
      </w:r>
      <w:commentRangeStart w:id="5"/>
      <w:r w:rsidR="0008612C">
        <w:t xml:space="preserve">Analysis of 967 records classified under our internal “road maintenance” convention (NAICS 926120) revealed </w:t>
      </w:r>
      <w:r w:rsidR="0008612C">
        <w:rPr>
          <w:b/>
          <w:bCs/>
        </w:rPr>
        <w:t>at least 15% false positive results.</w:t>
      </w:r>
      <w:r w:rsidR="00921DE3">
        <w:t xml:space="preserve"> </w:t>
      </w:r>
      <w:commentRangeEnd w:id="5"/>
      <w:r w:rsidR="0008612C">
        <w:rPr>
          <w:rStyle w:val="CommentReference"/>
          <w:sz w:val="24"/>
          <w:szCs w:val="24"/>
        </w:rPr>
        <w:commentReference w:id="5"/>
      </w:r>
    </w:p>
    <w:p w14:paraId="0DFCF562" w14:textId="45CFBE6F" w:rsidR="00183700" w:rsidRDefault="00183700" w:rsidP="0008612C">
      <w:pPr>
        <w:rPr>
          <w:b/>
          <w:bCs/>
        </w:rPr>
      </w:pPr>
      <w:r>
        <w:rPr>
          <w:b/>
          <w:bCs/>
        </w:rPr>
        <w:t>Public and Private Sector Concepts</w:t>
      </w:r>
    </w:p>
    <w:p w14:paraId="327BC795" w14:textId="77777777" w:rsidR="00152919" w:rsidRDefault="00B40302" w:rsidP="0008612C">
      <w:r>
        <w:t xml:space="preserve">The system applies similar, but distinct, conceptual frameworks to public and private sector contracts. </w:t>
      </w:r>
    </w:p>
    <w:p w14:paraId="47738CD8" w14:textId="5B69B8E0" w:rsidR="00183700" w:rsidRDefault="0046288E" w:rsidP="0008612C">
      <w:r>
        <w:t xml:space="preserve">For private sector contracts, multiple codes are required when the workers under the contract perform roles in support of distinct industries. For example, a </w:t>
      </w:r>
      <w:r w:rsidR="00152919">
        <w:t>contract covering pasteurizers and truck drivers at a dairy production plant would receive codes for both production and distribution of dairy products.</w:t>
      </w:r>
    </w:p>
    <w:p w14:paraId="7D6D7B74" w14:textId="1A1874CA" w:rsidR="00152919" w:rsidRDefault="00152919" w:rsidP="0008612C">
      <w:r>
        <w:t>In the public sector, multiple codes are required when the workers under the contract perform roles in support of distinct public services. Because the ultimate “industry” of a public works department is the public administration of infrastructure, DRS should instead use operational codes which describe the nature of the work performed. For example, a contract covering road maintainers and groundskeepers at a city public works department would receive codes for both road maintenance and landscaping services.</w:t>
      </w:r>
    </w:p>
    <w:p w14:paraId="727969B1" w14:textId="7B6FDE92" w:rsidR="00152919" w:rsidRPr="00183700" w:rsidRDefault="00152919" w:rsidP="0008612C">
      <w:r>
        <w:t>Under NAICS_All, both private and public sector contracts are classified with codes for each distinct industry/service covered by workers under the contract. The distinction is: for the public sector, DRS should use operational codes to describe each distinct public service supported by workers under the contract, while for the private sector, DRS should use operational codes to describe each distinct industry supported by workers under the contract.</w:t>
      </w:r>
    </w:p>
    <w:p w14:paraId="2A6A8E19" w14:textId="77777777" w:rsidR="00921DE3" w:rsidRDefault="00921DE3" w:rsidP="0008612C">
      <w:pPr>
        <w:rPr>
          <w:b/>
          <w:bCs/>
        </w:rPr>
      </w:pPr>
      <w:r>
        <w:rPr>
          <w:b/>
          <w:bCs/>
        </w:rPr>
        <w:t>Why NAICS2 Has Not Solved This Problem</w:t>
      </w:r>
    </w:p>
    <w:p w14:paraId="6BC498AD" w14:textId="685A059A" w:rsidR="0008612C" w:rsidRDefault="00921DE3" w:rsidP="0008612C">
      <w:r>
        <w:t>The NAICS2 field already exists but is insufficient to solve this problem for two reasons:</w:t>
      </w:r>
    </w:p>
    <w:p w14:paraId="6FEC86D7" w14:textId="0836A40C" w:rsidR="00921DE3" w:rsidRDefault="00921DE3" w:rsidP="00921DE3">
      <w:pPr>
        <w:pStyle w:val="ListParagraph"/>
        <w:numPr>
          <w:ilvl w:val="0"/>
          <w:numId w:val="28"/>
        </w:numPr>
      </w:pPr>
      <w:r>
        <w:rPr>
          <w:b/>
          <w:bCs/>
        </w:rPr>
        <w:t>Infrequent use:</w:t>
      </w:r>
      <w:r>
        <w:t xml:space="preserve"> Staff lack operational guidelines on how to use NAICS2. Only 500 of 6,015 records entered last year (8.3%) use the field, though approximately 26% of contracts would benefit from multi-code classification.</w:t>
      </w:r>
    </w:p>
    <w:p w14:paraId="3C7C67F5" w14:textId="52F3A30D" w:rsidR="00921DE3" w:rsidRDefault="00921DE3" w:rsidP="00921DE3">
      <w:pPr>
        <w:pStyle w:val="ListParagraph"/>
        <w:numPr>
          <w:ilvl w:val="0"/>
          <w:numId w:val="28"/>
        </w:numPr>
      </w:pPr>
      <w:r>
        <w:rPr>
          <w:b/>
          <w:bCs/>
        </w:rPr>
        <w:lastRenderedPageBreak/>
        <w:t>Structural limitation:</w:t>
      </w:r>
      <w:r>
        <w:t xml:space="preserve"> Even with consistent use, the two-code cap is insufficient. Training exercise data shows coders identified 5–8 distinct NAICS sectors on average per county-wide CBA. A two-code maximum cannot capture contracts covering roads, water, sewer, police, and parks.</w:t>
      </w:r>
    </w:p>
    <w:p w14:paraId="16A9D12C" w14:textId="63C608BC" w:rsidR="000623DF" w:rsidRDefault="000623DF" w:rsidP="000623DF">
      <w:r>
        <w:rPr>
          <w:b/>
          <w:bCs/>
        </w:rPr>
        <w:t>Key Terms</w:t>
      </w:r>
    </w:p>
    <w:p w14:paraId="150D4630" w14:textId="09EA6300" w:rsidR="000623DF" w:rsidRDefault="000623DF" w:rsidP="000623DF">
      <w:pPr>
        <w:pStyle w:val="ListParagraph"/>
        <w:numPr>
          <w:ilvl w:val="0"/>
          <w:numId w:val="29"/>
        </w:numPr>
      </w:pPr>
      <w:r>
        <w:t>PWD: Public Works Department. Often “wide” contracts covering multiple services. Approximately 500 contracts entered/year (8.4% of volume).</w:t>
      </w:r>
    </w:p>
    <w:p w14:paraId="0D74F78F" w14:textId="4B366186" w:rsidR="000623DF" w:rsidRDefault="000623DF" w:rsidP="000623DF">
      <w:pPr>
        <w:pStyle w:val="ListParagraph"/>
        <w:numPr>
          <w:ilvl w:val="0"/>
          <w:numId w:val="29"/>
        </w:numPr>
      </w:pPr>
      <w:r>
        <w:t xml:space="preserve">Wide contract: a contract covering several distinct services that would benefit </w:t>
      </w:r>
      <w:r w:rsidR="003F742B">
        <w:t>f</w:t>
      </w:r>
      <w:r>
        <w:t>rom multi-code classification.</w:t>
      </w:r>
    </w:p>
    <w:p w14:paraId="7674791C" w14:textId="09FFFD88" w:rsidR="000623DF" w:rsidRDefault="000623DF" w:rsidP="000623DF">
      <w:pPr>
        <w:pStyle w:val="Heading1"/>
        <w:numPr>
          <w:ilvl w:val="0"/>
          <w:numId w:val="27"/>
        </w:numPr>
      </w:pPr>
      <w:r>
        <w:t>Principal Findings</w:t>
      </w:r>
    </w:p>
    <w:p w14:paraId="5908F62D" w14:textId="219EF239" w:rsidR="000623DF" w:rsidRDefault="000623DF" w:rsidP="000623DF">
      <w:pPr>
        <w:rPr>
          <w:b/>
          <w:bCs/>
        </w:rPr>
      </w:pPr>
      <w:r>
        <w:rPr>
          <w:b/>
          <w:bCs/>
        </w:rPr>
        <w:t>Finding 1: Problem Scope</w:t>
      </w:r>
    </w:p>
    <w:p w14:paraId="0706CC0E" w14:textId="31F6852C" w:rsidR="000623DF" w:rsidRDefault="008C2E18" w:rsidP="000623DF">
      <w:r>
        <w:t>To estimate how many contracts require multi-code classification, we drew a random sample of 50 contracts from all 6,034 records entered in 2025. Each was manually coded as either “single-code sufficient” or “several codes needed.”</w:t>
      </w:r>
    </w:p>
    <w:tbl>
      <w:tblPr>
        <w:tblStyle w:val="TableGrid"/>
        <w:tblW w:w="5000" w:type="pct"/>
        <w:tblLook w:val="04A0" w:firstRow="1" w:lastRow="0" w:firstColumn="1" w:lastColumn="0" w:noHBand="0" w:noVBand="1"/>
      </w:tblPr>
      <w:tblGrid>
        <w:gridCol w:w="3118"/>
        <w:gridCol w:w="3117"/>
        <w:gridCol w:w="3115"/>
      </w:tblGrid>
      <w:tr w:rsidR="008C2E18" w:rsidRPr="004400CF" w14:paraId="26762F3F" w14:textId="039C4C21" w:rsidTr="008C2E18">
        <w:trPr>
          <w:cantSplit/>
        </w:trPr>
        <w:tc>
          <w:tcPr>
            <w:tcW w:w="1667" w:type="pct"/>
            <w:shd w:val="clear" w:color="auto" w:fill="E8E8E8" w:themeFill="background2"/>
          </w:tcPr>
          <w:p w14:paraId="3BBC2033" w14:textId="77777777" w:rsidR="008C2E18" w:rsidRPr="004400CF" w:rsidRDefault="008C2E18" w:rsidP="00A03052">
            <w:pPr>
              <w:rPr>
                <w:b/>
                <w:bCs/>
              </w:rPr>
            </w:pPr>
          </w:p>
        </w:tc>
        <w:tc>
          <w:tcPr>
            <w:tcW w:w="1667" w:type="pct"/>
            <w:shd w:val="clear" w:color="auto" w:fill="E8E8E8" w:themeFill="background2"/>
          </w:tcPr>
          <w:p w14:paraId="3B2C1D8B" w14:textId="36177B60" w:rsidR="008C2E18" w:rsidRPr="004400CF" w:rsidRDefault="008C2E18" w:rsidP="00A03052">
            <w:pPr>
              <w:rPr>
                <w:b/>
                <w:bCs/>
              </w:rPr>
            </w:pPr>
            <w:r>
              <w:rPr>
                <w:b/>
                <w:bCs/>
              </w:rPr>
              <w:t>Count</w:t>
            </w:r>
          </w:p>
        </w:tc>
        <w:tc>
          <w:tcPr>
            <w:tcW w:w="1666" w:type="pct"/>
            <w:shd w:val="clear" w:color="auto" w:fill="E8E8E8" w:themeFill="background2"/>
          </w:tcPr>
          <w:p w14:paraId="1E2138DA" w14:textId="7EECA830" w:rsidR="008C2E18" w:rsidRDefault="008C2E18" w:rsidP="00A03052">
            <w:pPr>
              <w:rPr>
                <w:b/>
                <w:bCs/>
              </w:rPr>
            </w:pPr>
            <w:r>
              <w:rPr>
                <w:b/>
                <w:bCs/>
              </w:rPr>
              <w:t>Percentage</w:t>
            </w:r>
          </w:p>
        </w:tc>
      </w:tr>
      <w:tr w:rsidR="008C2E18" w:rsidRPr="00E52D8E" w14:paraId="3167AA62" w14:textId="75C573C1" w:rsidTr="008C2E18">
        <w:trPr>
          <w:cantSplit/>
        </w:trPr>
        <w:tc>
          <w:tcPr>
            <w:tcW w:w="1667" w:type="pct"/>
          </w:tcPr>
          <w:p w14:paraId="1EFF3DE2" w14:textId="2C6D6337" w:rsidR="008C2E18" w:rsidRDefault="008C2E18" w:rsidP="00A03052">
            <w:r>
              <w:t>Single-code sufficient</w:t>
            </w:r>
          </w:p>
        </w:tc>
        <w:tc>
          <w:tcPr>
            <w:tcW w:w="1667" w:type="pct"/>
          </w:tcPr>
          <w:p w14:paraId="40F5D135" w14:textId="7CE9EAE3" w:rsidR="008C2E18" w:rsidRDefault="008C2E18" w:rsidP="00A03052">
            <w:r>
              <w:t>37</w:t>
            </w:r>
          </w:p>
        </w:tc>
        <w:tc>
          <w:tcPr>
            <w:tcW w:w="1666" w:type="pct"/>
          </w:tcPr>
          <w:p w14:paraId="32F6A228" w14:textId="69E52F7A" w:rsidR="008C2E18" w:rsidRDefault="008C2E18" w:rsidP="00A03052">
            <w:r>
              <w:t>74%</w:t>
            </w:r>
          </w:p>
        </w:tc>
      </w:tr>
      <w:tr w:rsidR="008C2E18" w:rsidRPr="00E52D8E" w14:paraId="55413F1D" w14:textId="12221988" w:rsidTr="008C2E18">
        <w:trPr>
          <w:cantSplit/>
        </w:trPr>
        <w:tc>
          <w:tcPr>
            <w:tcW w:w="1667" w:type="pct"/>
          </w:tcPr>
          <w:p w14:paraId="71003A0E" w14:textId="59BEFD21" w:rsidR="008C2E18" w:rsidRDefault="008C2E18" w:rsidP="00A03052">
            <w:r>
              <w:t>Several codes needed</w:t>
            </w:r>
          </w:p>
        </w:tc>
        <w:tc>
          <w:tcPr>
            <w:tcW w:w="1667" w:type="pct"/>
          </w:tcPr>
          <w:p w14:paraId="30C01DBA" w14:textId="56AF1A62" w:rsidR="008C2E18" w:rsidRDefault="008C2E18" w:rsidP="00A03052">
            <w:r>
              <w:t>13</w:t>
            </w:r>
          </w:p>
        </w:tc>
        <w:tc>
          <w:tcPr>
            <w:tcW w:w="1666" w:type="pct"/>
          </w:tcPr>
          <w:p w14:paraId="413A43BC" w14:textId="74359808" w:rsidR="008C2E18" w:rsidRDefault="008C2E18" w:rsidP="00A03052">
            <w:r>
              <w:t>24%</w:t>
            </w:r>
          </w:p>
        </w:tc>
      </w:tr>
    </w:tbl>
    <w:p w14:paraId="6E54D187" w14:textId="77777777" w:rsidR="005E5C95" w:rsidRDefault="005E5C95" w:rsidP="00473C03">
      <w:r>
        <w:br/>
        <w:t xml:space="preserve">Extrapolating from these results: 26% of 6,034 contracts entered annually yields </w:t>
      </w:r>
      <w:r>
        <w:rPr>
          <w:b/>
          <w:bCs/>
        </w:rPr>
        <w:t>approximately 1,570 multi-code contracts/year.</w:t>
      </w:r>
      <w:r>
        <w:t xml:space="preserve"> Of these, 500 are PWD contracts (for which detailed timing data exists); the remaining 1,070 are non-PWD multi-code contracts.</w:t>
      </w:r>
    </w:p>
    <w:p w14:paraId="01A9161E" w14:textId="77777777" w:rsidR="005E5C95" w:rsidRDefault="005E5C95" w:rsidP="00473C03">
      <w:pPr>
        <w:rPr>
          <w:b/>
          <w:bCs/>
        </w:rPr>
      </w:pPr>
      <w:r>
        <w:rPr>
          <w:b/>
          <w:bCs/>
        </w:rPr>
        <w:t>Finding 2: NAICS_All Captures 84% of Services (vs. 1 Under Status Quo)</w:t>
      </w:r>
    </w:p>
    <w:p w14:paraId="0828E2AF" w14:textId="0F78EDDA" w:rsidR="005E5C95" w:rsidRDefault="008A02AC" w:rsidP="00473C03">
      <w:r>
        <w:t xml:space="preserve">A pilot evaluated the proposed system with three coders independently evaluating ten contracts. Results indicate that under NAICS_All, industry queries will capture </w:t>
      </w:r>
      <w:r>
        <w:rPr>
          <w:b/>
          <w:bCs/>
        </w:rPr>
        <w:t>approximately 84% of covered services</w:t>
      </w:r>
      <w:r>
        <w:t xml:space="preserve"> on average. Under the status quo, exactly one service is findable per contract, regardless of how many services the contract covers.</w:t>
      </w:r>
    </w:p>
    <w:p w14:paraId="753EE1A3" w14:textId="290BFB78" w:rsidR="008A02AC" w:rsidRDefault="008A02AC" w:rsidP="00473C03">
      <w:pPr>
        <w:rPr>
          <w:b/>
          <w:bCs/>
        </w:rPr>
      </w:pPr>
      <w:r>
        <w:rPr>
          <w:b/>
          <w:bCs/>
        </w:rPr>
        <w:t>Finding 3: Reliability Varies by Service Type</w:t>
      </w:r>
    </w:p>
    <w:p w14:paraId="29CC8E89" w14:textId="4029FD76" w:rsidR="008A02AC" w:rsidRDefault="008A02AC" w:rsidP="00473C03">
      <w:r>
        <w:t xml:space="preserve">The 84% capture rate decomposes </w:t>
      </w:r>
      <w:r w:rsidR="00250518">
        <w:t>by service category:</w:t>
      </w:r>
    </w:p>
    <w:tbl>
      <w:tblPr>
        <w:tblStyle w:val="TableGrid"/>
        <w:tblW w:w="5000" w:type="pct"/>
        <w:tblLook w:val="04A0" w:firstRow="1" w:lastRow="0" w:firstColumn="1" w:lastColumn="0" w:noHBand="0" w:noVBand="1"/>
      </w:tblPr>
      <w:tblGrid>
        <w:gridCol w:w="3118"/>
        <w:gridCol w:w="3117"/>
        <w:gridCol w:w="3115"/>
      </w:tblGrid>
      <w:tr w:rsidR="00250518" w14:paraId="1621541D" w14:textId="77777777" w:rsidTr="00A03052">
        <w:trPr>
          <w:cantSplit/>
        </w:trPr>
        <w:tc>
          <w:tcPr>
            <w:tcW w:w="1667" w:type="pct"/>
            <w:shd w:val="clear" w:color="auto" w:fill="E8E8E8" w:themeFill="background2"/>
          </w:tcPr>
          <w:p w14:paraId="3871C36E" w14:textId="77777777" w:rsidR="00250518" w:rsidRPr="004400CF" w:rsidRDefault="00250518" w:rsidP="00A03052">
            <w:pPr>
              <w:rPr>
                <w:b/>
                <w:bCs/>
              </w:rPr>
            </w:pPr>
          </w:p>
        </w:tc>
        <w:tc>
          <w:tcPr>
            <w:tcW w:w="1667" w:type="pct"/>
            <w:shd w:val="clear" w:color="auto" w:fill="E8E8E8" w:themeFill="background2"/>
          </w:tcPr>
          <w:p w14:paraId="7F6336FD" w14:textId="7446C397" w:rsidR="00250518" w:rsidRPr="004400CF" w:rsidRDefault="00250518" w:rsidP="00A03052">
            <w:pPr>
              <w:rPr>
                <w:b/>
                <w:bCs/>
              </w:rPr>
            </w:pPr>
            <w:r>
              <w:rPr>
                <w:b/>
                <w:bCs/>
              </w:rPr>
              <w:t>Coder Agreement</w:t>
            </w:r>
          </w:p>
        </w:tc>
        <w:tc>
          <w:tcPr>
            <w:tcW w:w="1666" w:type="pct"/>
            <w:shd w:val="clear" w:color="auto" w:fill="E8E8E8" w:themeFill="background2"/>
          </w:tcPr>
          <w:p w14:paraId="1C41748F" w14:textId="082BCA85" w:rsidR="00250518" w:rsidRDefault="00250518" w:rsidP="00A03052">
            <w:pPr>
              <w:rPr>
                <w:b/>
                <w:bCs/>
              </w:rPr>
            </w:pPr>
            <w:r>
              <w:rPr>
                <w:b/>
                <w:bCs/>
              </w:rPr>
              <w:t>Interpretation</w:t>
            </w:r>
          </w:p>
        </w:tc>
      </w:tr>
      <w:tr w:rsidR="00250518" w14:paraId="43B1BC02" w14:textId="77777777" w:rsidTr="00A03052">
        <w:trPr>
          <w:cantSplit/>
        </w:trPr>
        <w:tc>
          <w:tcPr>
            <w:tcW w:w="1667" w:type="pct"/>
          </w:tcPr>
          <w:p w14:paraId="17A49EED" w14:textId="2BE8B5B9" w:rsidR="00250518" w:rsidRDefault="00250518" w:rsidP="00A03052">
            <w:r>
              <w:t>Core government services (roads, utilities, police, fire)</w:t>
            </w:r>
          </w:p>
        </w:tc>
        <w:tc>
          <w:tcPr>
            <w:tcW w:w="1667" w:type="pct"/>
          </w:tcPr>
          <w:p w14:paraId="21719B07" w14:textId="6F4E44CA" w:rsidR="00250518" w:rsidRDefault="00250518" w:rsidP="00A03052">
            <w:r>
              <w:t>92–100%</w:t>
            </w:r>
          </w:p>
        </w:tc>
        <w:tc>
          <w:tcPr>
            <w:tcW w:w="1666" w:type="pct"/>
          </w:tcPr>
          <w:p w14:paraId="1E552679" w14:textId="0AF51E39" w:rsidR="00250518" w:rsidRDefault="00250518" w:rsidP="00A03052">
            <w:r>
              <w:t>High reliability; use NAICS queries</w:t>
            </w:r>
          </w:p>
        </w:tc>
      </w:tr>
      <w:tr w:rsidR="00250518" w14:paraId="68905659" w14:textId="77777777" w:rsidTr="00A03052">
        <w:trPr>
          <w:cantSplit/>
        </w:trPr>
        <w:tc>
          <w:tcPr>
            <w:tcW w:w="1667" w:type="pct"/>
          </w:tcPr>
          <w:p w14:paraId="14868095" w14:textId="5A85B703" w:rsidR="00250518" w:rsidRDefault="00250518" w:rsidP="00A03052">
            <w:r>
              <w:lastRenderedPageBreak/>
              <w:t>General support roles (mechanics, custodians, technicians)</w:t>
            </w:r>
          </w:p>
        </w:tc>
        <w:tc>
          <w:tcPr>
            <w:tcW w:w="1667" w:type="pct"/>
          </w:tcPr>
          <w:p w14:paraId="06FF7E2B" w14:textId="0810C9E8" w:rsidR="00250518" w:rsidRDefault="00250518" w:rsidP="00A03052">
            <w:r>
              <w:t>44–67%</w:t>
            </w:r>
          </w:p>
        </w:tc>
        <w:tc>
          <w:tcPr>
            <w:tcW w:w="1666" w:type="pct"/>
          </w:tcPr>
          <w:p w14:paraId="1297E747" w14:textId="169D5493" w:rsidR="00250518" w:rsidRDefault="00250518" w:rsidP="00A03052">
            <w:r>
              <w:t>Use SOC job codes instead</w:t>
            </w:r>
          </w:p>
        </w:tc>
      </w:tr>
    </w:tbl>
    <w:p w14:paraId="13614E1F" w14:textId="77777777" w:rsidR="00B635DA" w:rsidRDefault="00250518" w:rsidP="00473C03">
      <w:r>
        <w:br/>
        <w:t>The variation in agreement for general support roles has limited practical impact, as NAICS classifies industries, not occupations. Researchers targeting specific job titles (e.g., “auto mechanics”) are better served by querying SOC codes, which directly classify occupations. For industry-level queries, the appropriate use case for NAICS codes, coder agreement is near-perfect.</w:t>
      </w:r>
    </w:p>
    <w:p w14:paraId="4488B9C9" w14:textId="5235F9B3" w:rsidR="00B635DA" w:rsidRDefault="00B635DA" w:rsidP="00473C03">
      <w:pPr>
        <w:rPr>
          <w:b/>
          <w:bCs/>
        </w:rPr>
      </w:pPr>
      <w:r>
        <w:rPr>
          <w:b/>
          <w:bCs/>
        </w:rPr>
        <w:t xml:space="preserve">Finding 4: </w:t>
      </w:r>
      <w:r w:rsidR="00DA61DF">
        <w:rPr>
          <w:b/>
          <w:bCs/>
        </w:rPr>
        <w:t>Eliminate Systematic False Positives in PWD Queries</w:t>
      </w:r>
    </w:p>
    <w:p w14:paraId="2BA55642" w14:textId="77777777" w:rsidR="00B427F3" w:rsidRDefault="00B635DA" w:rsidP="00473C03">
      <w:r>
        <w:t xml:space="preserve">Under NAICS_All, codes are assigned according to official NAICS definitions rather than internal shorthand. Public road maintenance is classified under 237310 (Highway, Street, and Bridge Construction), while port authorities receive their correct codes. This </w:t>
      </w:r>
      <w:r>
        <w:rPr>
          <w:b/>
          <w:bCs/>
        </w:rPr>
        <w:t xml:space="preserve">eliminates the 10-15% </w:t>
      </w:r>
      <w:r w:rsidR="00B427F3">
        <w:t>false positive rate currently embedded in query results.</w:t>
      </w:r>
    </w:p>
    <w:p w14:paraId="46E5C2B1" w14:textId="77777777" w:rsidR="00B427F3" w:rsidRDefault="00B427F3" w:rsidP="00B427F3">
      <w:pPr>
        <w:pStyle w:val="Heading1"/>
        <w:numPr>
          <w:ilvl w:val="0"/>
          <w:numId w:val="27"/>
        </w:numPr>
      </w:pPr>
      <w:r>
        <w:t>Cost-Benefit Analysis</w:t>
      </w:r>
    </w:p>
    <w:p w14:paraId="7C7F398D" w14:textId="4B9967EB" w:rsidR="005E5C95" w:rsidRDefault="00B427F3" w:rsidP="00B427F3">
      <w:r>
        <w:rPr>
          <w:b/>
          <w:bCs/>
        </w:rPr>
        <w:t>Classification Time</w:t>
      </w:r>
    </w:p>
    <w:p w14:paraId="1390D52A" w14:textId="745F2E5C" w:rsidR="00B427F3" w:rsidRDefault="00B427F3" w:rsidP="00B427F3">
      <w:r>
        <w:t>NAICS_All requires additional upfront classification time for multi-code contracts. Using PWD contracts as a representative sample (timing exercise pilot results):</w:t>
      </w:r>
    </w:p>
    <w:p w14:paraId="2A2E8682" w14:textId="77777777" w:rsidR="00B427F3" w:rsidRDefault="00B427F3" w:rsidP="00B427F3">
      <w:pPr>
        <w:pStyle w:val="ListParagraph"/>
        <w:numPr>
          <w:ilvl w:val="0"/>
          <w:numId w:val="30"/>
        </w:numPr>
      </w:pPr>
      <w:r>
        <w:rPr>
          <w:b/>
          <w:bCs/>
        </w:rPr>
        <w:t>Narrow contracts (single service):</w:t>
      </w:r>
      <w:r>
        <w:t xml:space="preserve"> 1–5 minutes (vs. 30–90 seconds under the status quo)</w:t>
      </w:r>
    </w:p>
    <w:p w14:paraId="616D05A2" w14:textId="11986ACB" w:rsidR="00B427F3" w:rsidRDefault="00B427F3" w:rsidP="00B427F3">
      <w:pPr>
        <w:pStyle w:val="ListParagraph"/>
        <w:numPr>
          <w:ilvl w:val="0"/>
          <w:numId w:val="30"/>
        </w:numPr>
      </w:pPr>
      <w:r>
        <w:rPr>
          <w:b/>
          <w:bCs/>
        </w:rPr>
        <w:t xml:space="preserve">Wide contracts (several services): </w:t>
      </w:r>
      <w:r w:rsidR="00D06FCB">
        <w:t>5–10 minutes (vs. 30-90 seconds under the status quo)</w:t>
      </w:r>
    </w:p>
    <w:p w14:paraId="4E12F032" w14:textId="35DC3DE3" w:rsidR="00D06FCB" w:rsidRDefault="00D06FCB" w:rsidP="00D06FCB">
      <w:r>
        <w:t>Applying the 4.5-minute average increase to all multi-code contracts:</w:t>
      </w:r>
    </w:p>
    <w:tbl>
      <w:tblPr>
        <w:tblStyle w:val="TableGrid"/>
        <w:tblW w:w="5000" w:type="pct"/>
        <w:tblLook w:val="04A0" w:firstRow="1" w:lastRow="0" w:firstColumn="1" w:lastColumn="0" w:noHBand="0" w:noVBand="1"/>
      </w:tblPr>
      <w:tblGrid>
        <w:gridCol w:w="2340"/>
        <w:gridCol w:w="2338"/>
        <w:gridCol w:w="2336"/>
        <w:gridCol w:w="2336"/>
      </w:tblGrid>
      <w:tr w:rsidR="00D06FCB" w14:paraId="5948386E" w14:textId="3AA985E0" w:rsidTr="00D06FCB">
        <w:trPr>
          <w:cantSplit/>
        </w:trPr>
        <w:tc>
          <w:tcPr>
            <w:tcW w:w="1251" w:type="pct"/>
            <w:shd w:val="clear" w:color="auto" w:fill="E8E8E8" w:themeFill="background2"/>
          </w:tcPr>
          <w:p w14:paraId="224307EF" w14:textId="1844DA8B" w:rsidR="00D06FCB" w:rsidRPr="004400CF" w:rsidRDefault="00D06FCB" w:rsidP="00A03052">
            <w:pPr>
              <w:rPr>
                <w:b/>
                <w:bCs/>
              </w:rPr>
            </w:pPr>
            <w:r>
              <w:rPr>
                <w:b/>
                <w:bCs/>
              </w:rPr>
              <w:t>Contract Category</w:t>
            </w:r>
          </w:p>
        </w:tc>
        <w:tc>
          <w:tcPr>
            <w:tcW w:w="1250" w:type="pct"/>
            <w:shd w:val="clear" w:color="auto" w:fill="E8E8E8" w:themeFill="background2"/>
          </w:tcPr>
          <w:p w14:paraId="00941825" w14:textId="6BBFEDA4" w:rsidR="00D06FCB" w:rsidRPr="004400CF" w:rsidRDefault="00D06FCB" w:rsidP="00A03052">
            <w:pPr>
              <w:rPr>
                <w:b/>
                <w:bCs/>
              </w:rPr>
            </w:pPr>
            <w:r>
              <w:rPr>
                <w:b/>
                <w:bCs/>
              </w:rPr>
              <w:t>Volume</w:t>
            </w:r>
          </w:p>
        </w:tc>
        <w:tc>
          <w:tcPr>
            <w:tcW w:w="1249" w:type="pct"/>
            <w:shd w:val="clear" w:color="auto" w:fill="E8E8E8" w:themeFill="background2"/>
          </w:tcPr>
          <w:p w14:paraId="4C6EFF62" w14:textId="4B4A2918" w:rsidR="00D06FCB" w:rsidRDefault="00D06FCB" w:rsidP="00A03052">
            <w:pPr>
              <w:rPr>
                <w:b/>
                <w:bCs/>
              </w:rPr>
            </w:pPr>
            <w:r>
              <w:rPr>
                <w:b/>
                <w:bCs/>
              </w:rPr>
              <w:t>Time Added</w:t>
            </w:r>
          </w:p>
        </w:tc>
        <w:tc>
          <w:tcPr>
            <w:tcW w:w="1249" w:type="pct"/>
            <w:shd w:val="clear" w:color="auto" w:fill="E8E8E8" w:themeFill="background2"/>
          </w:tcPr>
          <w:p w14:paraId="1481AF08" w14:textId="1C18BD0C" w:rsidR="00D06FCB" w:rsidRDefault="00D06FCB" w:rsidP="00A03052">
            <w:pPr>
              <w:rPr>
                <w:b/>
                <w:bCs/>
              </w:rPr>
            </w:pPr>
            <w:r>
              <w:rPr>
                <w:b/>
                <w:bCs/>
              </w:rPr>
              <w:t>Annual Hours</w:t>
            </w:r>
          </w:p>
        </w:tc>
      </w:tr>
      <w:tr w:rsidR="00D06FCB" w14:paraId="09E49805" w14:textId="089EBCFE" w:rsidTr="00D06FCB">
        <w:trPr>
          <w:cantSplit/>
        </w:trPr>
        <w:tc>
          <w:tcPr>
            <w:tcW w:w="1251" w:type="pct"/>
          </w:tcPr>
          <w:p w14:paraId="42A9B37F" w14:textId="4073AA78" w:rsidR="00D06FCB" w:rsidRDefault="00D06FCB" w:rsidP="00A03052">
            <w:r>
              <w:t>PWD contracts</w:t>
            </w:r>
          </w:p>
        </w:tc>
        <w:tc>
          <w:tcPr>
            <w:tcW w:w="1250" w:type="pct"/>
          </w:tcPr>
          <w:p w14:paraId="0357D952" w14:textId="3DD77361" w:rsidR="00D06FCB" w:rsidRDefault="00D06FCB" w:rsidP="00A03052">
            <w:r>
              <w:t>500/year</w:t>
            </w:r>
          </w:p>
        </w:tc>
        <w:tc>
          <w:tcPr>
            <w:tcW w:w="1249" w:type="pct"/>
          </w:tcPr>
          <w:p w14:paraId="5C38CB85" w14:textId="46CEC1A6" w:rsidR="00D06FCB" w:rsidRDefault="00D06FCB" w:rsidP="00A03052">
            <w:r>
              <w:t>4.5 min/contract</w:t>
            </w:r>
          </w:p>
        </w:tc>
        <w:tc>
          <w:tcPr>
            <w:tcW w:w="1249" w:type="pct"/>
          </w:tcPr>
          <w:p w14:paraId="4CC507A8" w14:textId="0FFC001E" w:rsidR="00D06FCB" w:rsidRDefault="00D06FCB" w:rsidP="00A03052">
            <w:r>
              <w:t xml:space="preserve">+37 </w:t>
            </w:r>
            <w:r w:rsidR="009E1E25">
              <w:t>hour</w:t>
            </w:r>
            <w:r>
              <w:t>s/year</w:t>
            </w:r>
          </w:p>
        </w:tc>
      </w:tr>
      <w:tr w:rsidR="00D06FCB" w14:paraId="32A50861" w14:textId="6162B473" w:rsidTr="00D06FCB">
        <w:trPr>
          <w:cantSplit/>
        </w:trPr>
        <w:tc>
          <w:tcPr>
            <w:tcW w:w="1251" w:type="pct"/>
          </w:tcPr>
          <w:p w14:paraId="21A89E1B" w14:textId="6B689B56" w:rsidR="00D06FCB" w:rsidRDefault="00D06FCB" w:rsidP="00A03052">
            <w:r>
              <w:t>Non-PWD multi-code contracts</w:t>
            </w:r>
          </w:p>
        </w:tc>
        <w:tc>
          <w:tcPr>
            <w:tcW w:w="1250" w:type="pct"/>
          </w:tcPr>
          <w:p w14:paraId="5CC644AE" w14:textId="509125E0" w:rsidR="00D06FCB" w:rsidRDefault="00D06FCB" w:rsidP="00A03052">
            <w:r>
              <w:t>1,070/year</w:t>
            </w:r>
          </w:p>
        </w:tc>
        <w:tc>
          <w:tcPr>
            <w:tcW w:w="1249" w:type="pct"/>
          </w:tcPr>
          <w:p w14:paraId="3D459D01" w14:textId="6BDAC3F6" w:rsidR="00D06FCB" w:rsidRDefault="00D06FCB" w:rsidP="00A03052">
            <w:r>
              <w:t>4.5 min/contract</w:t>
            </w:r>
          </w:p>
        </w:tc>
        <w:tc>
          <w:tcPr>
            <w:tcW w:w="1249" w:type="pct"/>
          </w:tcPr>
          <w:p w14:paraId="22B18E99" w14:textId="17F86F29" w:rsidR="00D06FCB" w:rsidRDefault="00D06FCB" w:rsidP="00A03052">
            <w:r>
              <w:t xml:space="preserve">+80 </w:t>
            </w:r>
            <w:r w:rsidR="009E1E25">
              <w:t>hour</w:t>
            </w:r>
            <w:r>
              <w:t>s/year</w:t>
            </w:r>
          </w:p>
        </w:tc>
      </w:tr>
      <w:tr w:rsidR="00D06FCB" w14:paraId="5398E948" w14:textId="77777777" w:rsidTr="00D06FCB">
        <w:trPr>
          <w:cantSplit/>
        </w:trPr>
        <w:tc>
          <w:tcPr>
            <w:tcW w:w="1251" w:type="pct"/>
          </w:tcPr>
          <w:p w14:paraId="63A05722" w14:textId="64EB579D" w:rsidR="00D06FCB" w:rsidRPr="00D06FCB" w:rsidRDefault="00D06FCB" w:rsidP="00A03052">
            <w:pPr>
              <w:rPr>
                <w:b/>
                <w:bCs/>
              </w:rPr>
            </w:pPr>
            <w:r>
              <w:rPr>
                <w:b/>
                <w:bCs/>
              </w:rPr>
              <w:t>Gross classification time</w:t>
            </w:r>
          </w:p>
        </w:tc>
        <w:tc>
          <w:tcPr>
            <w:tcW w:w="1250" w:type="pct"/>
          </w:tcPr>
          <w:p w14:paraId="193BA638" w14:textId="5BC2FDAB" w:rsidR="00D06FCB" w:rsidRDefault="00D06FCB" w:rsidP="00A03052">
            <w:r>
              <w:t>1,570/year</w:t>
            </w:r>
          </w:p>
        </w:tc>
        <w:tc>
          <w:tcPr>
            <w:tcW w:w="1249" w:type="pct"/>
          </w:tcPr>
          <w:p w14:paraId="20647748" w14:textId="16973B17" w:rsidR="00D06FCB" w:rsidRDefault="00D06FCB" w:rsidP="00A03052">
            <w:r>
              <w:t>–</w:t>
            </w:r>
          </w:p>
        </w:tc>
        <w:tc>
          <w:tcPr>
            <w:tcW w:w="1249" w:type="pct"/>
          </w:tcPr>
          <w:p w14:paraId="4940BCD4" w14:textId="4B337F9B" w:rsidR="00D06FCB" w:rsidRPr="00D06FCB" w:rsidRDefault="00D06FCB" w:rsidP="00A03052">
            <w:pPr>
              <w:rPr>
                <w:b/>
                <w:bCs/>
                <w:caps/>
              </w:rPr>
            </w:pPr>
            <w:r w:rsidRPr="00D06FCB">
              <w:rPr>
                <w:b/>
                <w:bCs/>
              </w:rPr>
              <w:t>+117</w:t>
            </w:r>
            <w:r w:rsidR="004D399A">
              <w:rPr>
                <w:b/>
                <w:bCs/>
              </w:rPr>
              <w:t xml:space="preserve">.5 </w:t>
            </w:r>
            <w:r w:rsidR="009E1E25">
              <w:rPr>
                <w:b/>
                <w:bCs/>
              </w:rPr>
              <w:t>hour</w:t>
            </w:r>
            <w:r w:rsidRPr="00D06FCB">
              <w:rPr>
                <w:b/>
                <w:bCs/>
              </w:rPr>
              <w:t>s/year</w:t>
            </w:r>
          </w:p>
        </w:tc>
      </w:tr>
    </w:tbl>
    <w:p w14:paraId="520B9AEB" w14:textId="527A0F41" w:rsidR="00D06FCB" w:rsidRDefault="00D168EA" w:rsidP="00D06FCB">
      <w:r>
        <w:br/>
      </w:r>
      <w:r>
        <w:rPr>
          <w:b/>
          <w:bCs/>
        </w:rPr>
        <w:t>Query and Filtering Time Saved</w:t>
      </w:r>
    </w:p>
    <w:p w14:paraId="5DBF8923" w14:textId="4DEDDBF2" w:rsidR="00D168EA" w:rsidRDefault="00D168EA" w:rsidP="00D06FCB">
      <w:r>
        <w:t xml:space="preserve">Salesforce case history shows users run approximately 12 PWD-related queries per year. Under the current system, each query requires 10–20 minutes of manual cleanup to filter </w:t>
      </w:r>
      <w:r>
        <w:lastRenderedPageBreak/>
        <w:t>false positives. Under NAICS_All, cleanup drops to approximately 2 minutes of spot-checking.</w:t>
      </w:r>
    </w:p>
    <w:tbl>
      <w:tblPr>
        <w:tblStyle w:val="TableGrid"/>
        <w:tblW w:w="5000" w:type="pct"/>
        <w:tblLook w:val="04A0" w:firstRow="1" w:lastRow="0" w:firstColumn="1" w:lastColumn="0" w:noHBand="0" w:noVBand="1"/>
      </w:tblPr>
      <w:tblGrid>
        <w:gridCol w:w="2340"/>
        <w:gridCol w:w="2338"/>
        <w:gridCol w:w="2336"/>
        <w:gridCol w:w="2336"/>
      </w:tblGrid>
      <w:tr w:rsidR="00F90BB9" w14:paraId="0CA25235" w14:textId="77777777" w:rsidTr="00A03052">
        <w:trPr>
          <w:cantSplit/>
        </w:trPr>
        <w:tc>
          <w:tcPr>
            <w:tcW w:w="1251" w:type="pct"/>
            <w:shd w:val="clear" w:color="auto" w:fill="E8E8E8" w:themeFill="background2"/>
          </w:tcPr>
          <w:p w14:paraId="3FA77658" w14:textId="24FE3DFA" w:rsidR="00F90BB9" w:rsidRPr="004400CF" w:rsidRDefault="00F90BB9" w:rsidP="00A03052">
            <w:pPr>
              <w:rPr>
                <w:b/>
                <w:bCs/>
              </w:rPr>
            </w:pPr>
            <w:r>
              <w:rPr>
                <w:b/>
                <w:bCs/>
              </w:rPr>
              <w:t>Query Category</w:t>
            </w:r>
          </w:p>
        </w:tc>
        <w:tc>
          <w:tcPr>
            <w:tcW w:w="1250" w:type="pct"/>
            <w:shd w:val="clear" w:color="auto" w:fill="E8E8E8" w:themeFill="background2"/>
          </w:tcPr>
          <w:p w14:paraId="1673E4AA" w14:textId="77777777" w:rsidR="00F90BB9" w:rsidRPr="004400CF" w:rsidRDefault="00F90BB9" w:rsidP="00A03052">
            <w:pPr>
              <w:rPr>
                <w:b/>
                <w:bCs/>
              </w:rPr>
            </w:pPr>
            <w:r>
              <w:rPr>
                <w:b/>
                <w:bCs/>
              </w:rPr>
              <w:t>Volume</w:t>
            </w:r>
          </w:p>
        </w:tc>
        <w:tc>
          <w:tcPr>
            <w:tcW w:w="1249" w:type="pct"/>
            <w:shd w:val="clear" w:color="auto" w:fill="E8E8E8" w:themeFill="background2"/>
          </w:tcPr>
          <w:p w14:paraId="7718074D" w14:textId="6972AA8A" w:rsidR="00F90BB9" w:rsidRDefault="00F90BB9" w:rsidP="00A03052">
            <w:pPr>
              <w:rPr>
                <w:b/>
                <w:bCs/>
              </w:rPr>
            </w:pPr>
            <w:r>
              <w:rPr>
                <w:b/>
                <w:bCs/>
              </w:rPr>
              <w:t>Time Saved/Query</w:t>
            </w:r>
          </w:p>
        </w:tc>
        <w:tc>
          <w:tcPr>
            <w:tcW w:w="1249" w:type="pct"/>
            <w:shd w:val="clear" w:color="auto" w:fill="E8E8E8" w:themeFill="background2"/>
          </w:tcPr>
          <w:p w14:paraId="6FDD01FE" w14:textId="77777777" w:rsidR="00F90BB9" w:rsidRDefault="00F90BB9" w:rsidP="00A03052">
            <w:pPr>
              <w:rPr>
                <w:b/>
                <w:bCs/>
              </w:rPr>
            </w:pPr>
            <w:r>
              <w:rPr>
                <w:b/>
                <w:bCs/>
              </w:rPr>
              <w:t>Annual Hours</w:t>
            </w:r>
          </w:p>
        </w:tc>
      </w:tr>
      <w:tr w:rsidR="00F90BB9" w14:paraId="50497C3F" w14:textId="77777777" w:rsidTr="00A03052">
        <w:trPr>
          <w:cantSplit/>
        </w:trPr>
        <w:tc>
          <w:tcPr>
            <w:tcW w:w="1251" w:type="pct"/>
          </w:tcPr>
          <w:p w14:paraId="4A386224" w14:textId="12022FF9" w:rsidR="00F90BB9" w:rsidRDefault="00F90BB9" w:rsidP="00A03052">
            <w:r>
              <w:t>PWD queries</w:t>
            </w:r>
          </w:p>
        </w:tc>
        <w:tc>
          <w:tcPr>
            <w:tcW w:w="1250" w:type="pct"/>
          </w:tcPr>
          <w:p w14:paraId="7019E354" w14:textId="242995FE" w:rsidR="00F90BB9" w:rsidRDefault="00F90BB9" w:rsidP="00A03052">
            <w:r>
              <w:t>12/year</w:t>
            </w:r>
          </w:p>
        </w:tc>
        <w:tc>
          <w:tcPr>
            <w:tcW w:w="1249" w:type="pct"/>
          </w:tcPr>
          <w:p w14:paraId="2C330F11" w14:textId="6113EC7D" w:rsidR="00F90BB9" w:rsidRDefault="00F90BB9" w:rsidP="00A03052">
            <w:r>
              <w:t>8–18min/query</w:t>
            </w:r>
          </w:p>
        </w:tc>
        <w:tc>
          <w:tcPr>
            <w:tcW w:w="1249" w:type="pct"/>
          </w:tcPr>
          <w:p w14:paraId="3DD5DB43" w14:textId="21AB31C0" w:rsidR="00F90BB9" w:rsidRDefault="00F90BB9" w:rsidP="00A03052">
            <w:r>
              <w:t xml:space="preserve">1.6–3.6 </w:t>
            </w:r>
            <w:r w:rsidR="009E1E25">
              <w:t>hour</w:t>
            </w:r>
            <w:r>
              <w:t>s/year</w:t>
            </w:r>
          </w:p>
        </w:tc>
      </w:tr>
      <w:tr w:rsidR="00F90BB9" w14:paraId="518AFE45" w14:textId="77777777" w:rsidTr="00A03052">
        <w:trPr>
          <w:cantSplit/>
        </w:trPr>
        <w:tc>
          <w:tcPr>
            <w:tcW w:w="1251" w:type="pct"/>
          </w:tcPr>
          <w:p w14:paraId="2E304DBC" w14:textId="0282C0EB" w:rsidR="00F90BB9" w:rsidRDefault="00F90BB9" w:rsidP="00A03052">
            <w:r>
              <w:t xml:space="preserve">Non-PWD industry queries (estimate) </w:t>
            </w:r>
          </w:p>
        </w:tc>
        <w:tc>
          <w:tcPr>
            <w:tcW w:w="1250" w:type="pct"/>
          </w:tcPr>
          <w:p w14:paraId="0E22FEC4" w14:textId="71B2A3BF" w:rsidR="00F90BB9" w:rsidRDefault="006A3C63" w:rsidP="00A03052">
            <w:r>
              <w:t>–</w:t>
            </w:r>
          </w:p>
        </w:tc>
        <w:tc>
          <w:tcPr>
            <w:tcW w:w="1249" w:type="pct"/>
          </w:tcPr>
          <w:p w14:paraId="6F945408" w14:textId="6C556683" w:rsidR="00F90BB9" w:rsidRDefault="006A3C63" w:rsidP="00A03052">
            <w:r>
              <w:t>–</w:t>
            </w:r>
          </w:p>
        </w:tc>
        <w:tc>
          <w:tcPr>
            <w:tcW w:w="1249" w:type="pct"/>
          </w:tcPr>
          <w:p w14:paraId="2868A4E7" w14:textId="02AA5122" w:rsidR="00F90BB9" w:rsidRDefault="006A3C63" w:rsidP="00A03052">
            <w:r>
              <w:t xml:space="preserve">2–4 </w:t>
            </w:r>
            <w:r w:rsidR="009E1E25">
              <w:t>hour</w:t>
            </w:r>
            <w:r>
              <w:t>s/year</w:t>
            </w:r>
          </w:p>
        </w:tc>
      </w:tr>
      <w:tr w:rsidR="00F90BB9" w14:paraId="4FAD4472" w14:textId="77777777" w:rsidTr="00A03052">
        <w:trPr>
          <w:cantSplit/>
        </w:trPr>
        <w:tc>
          <w:tcPr>
            <w:tcW w:w="1251" w:type="pct"/>
          </w:tcPr>
          <w:p w14:paraId="5C497A6D" w14:textId="6E1A359B" w:rsidR="00F90BB9" w:rsidRPr="00D06FCB" w:rsidRDefault="006A3C63" w:rsidP="00A03052">
            <w:pPr>
              <w:rPr>
                <w:b/>
                <w:bCs/>
              </w:rPr>
            </w:pPr>
            <w:r>
              <w:rPr>
                <w:b/>
                <w:bCs/>
              </w:rPr>
              <w:t>Total query time saved</w:t>
            </w:r>
          </w:p>
        </w:tc>
        <w:tc>
          <w:tcPr>
            <w:tcW w:w="1250" w:type="pct"/>
          </w:tcPr>
          <w:p w14:paraId="09EA8DE1" w14:textId="29F417E1" w:rsidR="00F90BB9" w:rsidRDefault="006A3C63" w:rsidP="00A03052">
            <w:r>
              <w:t>–</w:t>
            </w:r>
          </w:p>
        </w:tc>
        <w:tc>
          <w:tcPr>
            <w:tcW w:w="1249" w:type="pct"/>
          </w:tcPr>
          <w:p w14:paraId="0651A1E5" w14:textId="312992FA" w:rsidR="00F90BB9" w:rsidRDefault="006A3C63" w:rsidP="00A03052">
            <w:r>
              <w:t>–</w:t>
            </w:r>
          </w:p>
        </w:tc>
        <w:tc>
          <w:tcPr>
            <w:tcW w:w="1249" w:type="pct"/>
          </w:tcPr>
          <w:p w14:paraId="04BC87AA" w14:textId="5B14FA20" w:rsidR="00F90BB9" w:rsidRPr="00D06FCB" w:rsidRDefault="006A3C63" w:rsidP="00A03052">
            <w:pPr>
              <w:rPr>
                <w:b/>
                <w:bCs/>
                <w:caps/>
              </w:rPr>
            </w:pPr>
            <w:r>
              <w:rPr>
                <w:b/>
                <w:bCs/>
              </w:rPr>
              <w:t xml:space="preserve">4–8 </w:t>
            </w:r>
            <w:r w:rsidR="009E1E25">
              <w:rPr>
                <w:b/>
                <w:bCs/>
              </w:rPr>
              <w:t>hour</w:t>
            </w:r>
            <w:r>
              <w:rPr>
                <w:b/>
                <w:bCs/>
              </w:rPr>
              <w:t>s/year</w:t>
            </w:r>
          </w:p>
        </w:tc>
      </w:tr>
    </w:tbl>
    <w:p w14:paraId="775F2FA9" w14:textId="01F62432" w:rsidR="00F90BB9" w:rsidRDefault="006A3C63" w:rsidP="00D06FCB">
      <w:r>
        <w:br/>
      </w:r>
      <w:del w:id="6" w:author="Emma Damazo" w:date="2026-02-05T14:57:00Z">
        <w:r>
          <w:delText>This estimate excludes benefits that are more challenging to quantify: quick lookups, multistep analyses requiring repeated queries, time saved by eliminating classification ambiguity, and reduced rework from misclassification.</w:delText>
        </w:r>
      </w:del>
    </w:p>
    <w:tbl>
      <w:tblPr>
        <w:tblStyle w:val="TableGrid"/>
        <w:tblW w:w="5000" w:type="pct"/>
        <w:tblLook w:val="04A0" w:firstRow="1" w:lastRow="0" w:firstColumn="1" w:lastColumn="0" w:noHBand="0" w:noVBand="1"/>
      </w:tblPr>
      <w:tblGrid>
        <w:gridCol w:w="4677"/>
        <w:gridCol w:w="4673"/>
      </w:tblGrid>
      <w:tr w:rsidR="006663E3" w14:paraId="4DCAED0F" w14:textId="77777777" w:rsidTr="006663E3">
        <w:trPr>
          <w:cantSplit/>
        </w:trPr>
        <w:tc>
          <w:tcPr>
            <w:tcW w:w="2501" w:type="pct"/>
            <w:shd w:val="clear" w:color="auto" w:fill="E8E8E8" w:themeFill="background2"/>
          </w:tcPr>
          <w:p w14:paraId="210F1DDE" w14:textId="2477E7C0" w:rsidR="006663E3" w:rsidRPr="004400CF" w:rsidRDefault="006663E3" w:rsidP="00A03052">
            <w:pPr>
              <w:rPr>
                <w:b/>
                <w:bCs/>
              </w:rPr>
            </w:pPr>
          </w:p>
        </w:tc>
        <w:tc>
          <w:tcPr>
            <w:tcW w:w="2499" w:type="pct"/>
            <w:shd w:val="clear" w:color="auto" w:fill="E8E8E8" w:themeFill="background2"/>
          </w:tcPr>
          <w:p w14:paraId="5BF99D25" w14:textId="6B14428A" w:rsidR="006663E3" w:rsidRPr="004400CF" w:rsidRDefault="006663E3" w:rsidP="00A03052">
            <w:pPr>
              <w:rPr>
                <w:b/>
                <w:bCs/>
              </w:rPr>
            </w:pPr>
            <w:r>
              <w:rPr>
                <w:b/>
                <w:bCs/>
              </w:rPr>
              <w:t>Hours/Year</w:t>
            </w:r>
          </w:p>
        </w:tc>
      </w:tr>
      <w:tr w:rsidR="006663E3" w14:paraId="26BFB1F0" w14:textId="77777777" w:rsidTr="006663E3">
        <w:trPr>
          <w:cantSplit/>
        </w:trPr>
        <w:tc>
          <w:tcPr>
            <w:tcW w:w="2501" w:type="pct"/>
          </w:tcPr>
          <w:p w14:paraId="7CF53DD3" w14:textId="5F95D0DD" w:rsidR="006663E3" w:rsidRDefault="006663E3" w:rsidP="00A03052">
            <w:r>
              <w:t>Classification time saved (gross)</w:t>
            </w:r>
          </w:p>
        </w:tc>
        <w:tc>
          <w:tcPr>
            <w:tcW w:w="2499" w:type="pct"/>
          </w:tcPr>
          <w:p w14:paraId="6751BEA3" w14:textId="6667ED25" w:rsidR="006663E3" w:rsidRDefault="006663E3" w:rsidP="00A03052">
            <w:r>
              <w:t>+117</w:t>
            </w:r>
            <w:r w:rsidR="004D399A">
              <w:t>.5</w:t>
            </w:r>
          </w:p>
        </w:tc>
      </w:tr>
      <w:tr w:rsidR="006663E3" w14:paraId="349AD419" w14:textId="77777777" w:rsidTr="006663E3">
        <w:trPr>
          <w:cantSplit/>
        </w:trPr>
        <w:tc>
          <w:tcPr>
            <w:tcW w:w="2501" w:type="pct"/>
          </w:tcPr>
          <w:p w14:paraId="231A1B1B" w14:textId="0E854F7D" w:rsidR="006663E3" w:rsidRDefault="006663E3" w:rsidP="00A03052">
            <w:r>
              <w:t>Query/filtering time saved</w:t>
            </w:r>
          </w:p>
        </w:tc>
        <w:tc>
          <w:tcPr>
            <w:tcW w:w="2499" w:type="pct"/>
          </w:tcPr>
          <w:p w14:paraId="3B8EA942" w14:textId="1CDD16BD" w:rsidR="006663E3" w:rsidRDefault="006663E3" w:rsidP="00A03052">
            <w:r>
              <w:t>-4 to -8</w:t>
            </w:r>
          </w:p>
        </w:tc>
      </w:tr>
      <w:tr w:rsidR="006663E3" w14:paraId="7D666964" w14:textId="77777777" w:rsidTr="006663E3">
        <w:trPr>
          <w:cantSplit/>
        </w:trPr>
        <w:tc>
          <w:tcPr>
            <w:tcW w:w="2501" w:type="pct"/>
          </w:tcPr>
          <w:p w14:paraId="32C79402" w14:textId="56154D07" w:rsidR="006663E3" w:rsidRPr="00D06FCB" w:rsidRDefault="006663E3" w:rsidP="00A03052">
            <w:pPr>
              <w:rPr>
                <w:b/>
                <w:bCs/>
              </w:rPr>
            </w:pPr>
            <w:r>
              <w:rPr>
                <w:b/>
                <w:bCs/>
              </w:rPr>
              <w:t>Net annual impact</w:t>
            </w:r>
          </w:p>
        </w:tc>
        <w:tc>
          <w:tcPr>
            <w:tcW w:w="2499" w:type="pct"/>
          </w:tcPr>
          <w:p w14:paraId="2D85D92F" w14:textId="17FB4048" w:rsidR="006663E3" w:rsidRDefault="006663E3" w:rsidP="00A03052">
            <w:r>
              <w:t>+110</w:t>
            </w:r>
            <w:r w:rsidR="004D399A">
              <w:t>.5</w:t>
            </w:r>
            <w:r>
              <w:t>–115</w:t>
            </w:r>
            <w:r w:rsidR="004D399A">
              <w:t>.5</w:t>
            </w:r>
            <w:r>
              <w:t xml:space="preserve"> </w:t>
            </w:r>
            <w:r w:rsidR="009E1E25">
              <w:t>hour</w:t>
            </w:r>
            <w:r>
              <w:t>s/year</w:t>
            </w:r>
          </w:p>
        </w:tc>
      </w:tr>
    </w:tbl>
    <w:p w14:paraId="1EBFD597" w14:textId="1990A87F" w:rsidR="006663E3" w:rsidRDefault="006663E3" w:rsidP="40C8DF4A">
      <w:pPr>
        <w:rPr>
          <w:ins w:id="7" w:author="Emma Damazo" w:date="2026-02-05T14:57:00Z" w16du:dateUtc="2026-02-05T14:57:27Z"/>
          <w:b/>
          <w:bCs/>
        </w:rPr>
      </w:pPr>
      <w:r>
        <w:br/>
        <w:t xml:space="preserve">Distributed across the team, this represents approximately </w:t>
      </w:r>
      <w:r>
        <w:rPr>
          <w:b/>
          <w:bCs/>
        </w:rPr>
        <w:t>0.7 added hours per staff member per week.</w:t>
      </w:r>
      <w:ins w:id="8" w:author="Emma Damazo" w:date="2026-02-05T14:57:00Z">
        <w:r w:rsidR="498AA6F5">
          <w:t xml:space="preserve"> </w:t>
        </w:r>
      </w:ins>
    </w:p>
    <w:p w14:paraId="61E98764" w14:textId="43E2BAB2" w:rsidR="006663E3" w:rsidRDefault="498AA6F5" w:rsidP="006663E3">
      <w:pPr>
        <w:rPr>
          <w:b/>
          <w:bCs/>
        </w:rPr>
      </w:pPr>
      <w:ins w:id="9" w:author="Emma Damazo" w:date="2026-02-05T14:57:00Z">
        <w:r>
          <w:t>This estimate excludes benefits that are more challenging to quantify: quick lookups, multistep analyses requiring repeated queries, time saved by eliminating classification ambiguity, and reduced rework from misclassification</w:t>
        </w:r>
        <w:commentRangeStart w:id="10"/>
        <w:r>
          <w:t>.</w:t>
        </w:r>
      </w:ins>
      <w:commentRangeEnd w:id="10"/>
      <w:r w:rsidR="006663E3">
        <w:rPr>
          <w:rStyle w:val="CommentReference"/>
          <w:b/>
          <w:bCs/>
          <w:sz w:val="24"/>
          <w:szCs w:val="24"/>
        </w:rPr>
        <w:commentReference w:id="10"/>
      </w:r>
    </w:p>
    <w:p w14:paraId="151D706D" w14:textId="10262675" w:rsidR="0055324D" w:rsidRDefault="0055324D" w:rsidP="0055324D">
      <w:pPr>
        <w:pStyle w:val="Heading1"/>
        <w:numPr>
          <w:ilvl w:val="0"/>
          <w:numId w:val="27"/>
        </w:numPr>
      </w:pPr>
      <w:r>
        <w:t>Residual Risks and Mitigations</w:t>
      </w:r>
    </w:p>
    <w:p w14:paraId="24001336" w14:textId="7D404F6B" w:rsidR="0055324D" w:rsidRDefault="0055324D" w:rsidP="0055324D">
      <w:r>
        <w:rPr>
          <w:b/>
          <w:bCs/>
        </w:rPr>
        <w:t>Risk 1: Variation in General Support Roles</w:t>
      </w:r>
    </w:p>
    <w:p w14:paraId="7C580E1E" w14:textId="77777777" w:rsidR="0055324D" w:rsidRDefault="0055324D" w:rsidP="0055324D">
      <w:r>
        <w:t xml:space="preserve">Coders show 44–67% agreement on general support roles (mechanics, custodians, technicians) compared to 92–100% for core government services. This variation stems from roles that could reasonably be attributed to several services. A mechanic might be classified under construction (supporting road crews), auto repair (city fleet maintenance), or facilities support. </w:t>
      </w:r>
    </w:p>
    <w:p w14:paraId="59E90936" w14:textId="4329F1D0" w:rsidR="00841EBD" w:rsidRDefault="0055324D" w:rsidP="0055324D">
      <w:r>
        <w:rPr>
          <w:b/>
          <w:bCs/>
        </w:rPr>
        <w:t>Mitigation:</w:t>
      </w:r>
      <w:r>
        <w:t xml:space="preserve"> This variation has limited practical impact because NAICS classifies industries, not occupations. Researchers targeting specific job titles should use SOC queries. For NAICS queries targeting general support roles, researchers should search multiple related code families and expect to capture 40–50% of relevant contracts.</w:t>
      </w:r>
      <w:r w:rsidR="00841EBD">
        <w:t xml:space="preserve"> Recommended query templates are provided in Appendix </w:t>
      </w:r>
      <w:r w:rsidR="009B080A">
        <w:t>C</w:t>
      </w:r>
      <w:r w:rsidR="00841EBD">
        <w:t>.</w:t>
      </w:r>
    </w:p>
    <w:p w14:paraId="58742A42" w14:textId="77777777" w:rsidR="00841EBD" w:rsidRDefault="00841EBD" w:rsidP="0055324D">
      <w:pPr>
        <w:rPr>
          <w:b/>
          <w:bCs/>
        </w:rPr>
      </w:pPr>
      <w:r>
        <w:rPr>
          <w:b/>
          <w:bCs/>
        </w:rPr>
        <w:t>Risk 2: Historical Records Remain Single-Coded</w:t>
      </w:r>
    </w:p>
    <w:p w14:paraId="08AE809D" w14:textId="60DED6AF" w:rsidR="0055324D" w:rsidRDefault="00841EBD" w:rsidP="0055324D">
      <w:r>
        <w:lastRenderedPageBreak/>
        <w:t>Pre-implementation records will not be automatically enriched with multiple codes. A pre-implementation contract covering water, sewer, and road maintenance will remain classified under its original code unless manually updated.</w:t>
      </w:r>
      <w:r w:rsidR="0055324D">
        <w:t xml:space="preserve"> </w:t>
      </w:r>
    </w:p>
    <w:p w14:paraId="032894C5" w14:textId="44ABA5AD" w:rsidR="00841EBD" w:rsidRDefault="00841EBD" w:rsidP="0055324D">
      <w:r>
        <w:rPr>
          <w:b/>
          <w:bCs/>
        </w:rPr>
        <w:t xml:space="preserve">Mitigation: </w:t>
      </w:r>
      <w:r>
        <w:t>When staff access older records for other purposes, they should reclassify opportunistically (adds 2–3 minutes per accessed contract). Gradual improvement occurs naturally over time. Often-accessed records will be updated sooner, rarely-accessed records may remain single-coded indefinitely.</w:t>
      </w:r>
    </w:p>
    <w:p w14:paraId="77DD909E" w14:textId="76C0769B" w:rsidR="00841EBD" w:rsidRDefault="00841EBD" w:rsidP="0055324D">
      <w:r>
        <w:t>If needed: a targeted reclassification project could backfill high-priority records (approximately 81–171 hours depending on scope). This can be evaluated if needs for historical analysis emerge.</w:t>
      </w:r>
    </w:p>
    <w:p w14:paraId="6205F4BB" w14:textId="219BA4C6" w:rsidR="008065A8" w:rsidRDefault="008065A8" w:rsidP="008065A8">
      <w:pPr>
        <w:pStyle w:val="Heading1"/>
        <w:numPr>
          <w:ilvl w:val="0"/>
          <w:numId w:val="27"/>
        </w:numPr>
      </w:pPr>
      <w:r>
        <w:t>Recommendation</w:t>
      </w:r>
    </w:p>
    <w:p w14:paraId="6C9A7AAA" w14:textId="5B826F2B" w:rsidR="008065A8" w:rsidRDefault="008065A8" w:rsidP="008065A8">
      <w:r>
        <w:rPr>
          <w:b/>
          <w:bCs/>
        </w:rPr>
        <w:t>Approve implementation of NAICS_All.</w:t>
      </w:r>
      <w:r>
        <w:t xml:space="preserve"> The net annual cost (~110–115 staff hours; 0.7 hours/staff</w:t>
      </w:r>
      <w:ins w:id="11" w:author="Emma Damazo" w:date="2026-02-05T14:58:00Z">
        <w:r w:rsidR="2EA55FCA">
          <w:t xml:space="preserve"> member</w:t>
        </w:r>
      </w:ins>
      <w:r>
        <w:t>/week) is modest relative to the capability gained: service-level queries that do not currently exist, elimination of systematic false positives, and reduced dependence on institutional knowledge.</w:t>
      </w:r>
    </w:p>
    <w:p w14:paraId="43EE3511" w14:textId="31095910" w:rsidR="008065A8" w:rsidRDefault="008065A8" w:rsidP="008065A8">
      <w:pPr>
        <w:pStyle w:val="Heading1"/>
        <w:numPr>
          <w:ilvl w:val="0"/>
          <w:numId w:val="27"/>
        </w:numPr>
      </w:pPr>
      <w:r>
        <w:t>Implementation Plan</w:t>
      </w:r>
    </w:p>
    <w:p w14:paraId="7E8BF990" w14:textId="42EB3854" w:rsidR="008065A8" w:rsidRDefault="008065A8" w:rsidP="008065A8">
      <w:pPr>
        <w:rPr>
          <w:b/>
          <w:bCs/>
        </w:rPr>
      </w:pPr>
      <w:r>
        <w:rPr>
          <w:b/>
          <w:bCs/>
        </w:rPr>
        <w:t>Estimated timeline: 4–6 weeks</w:t>
      </w:r>
    </w:p>
    <w:p w14:paraId="31E5C06D" w14:textId="6CD3A1B0" w:rsidR="008065A8" w:rsidRDefault="008065A8" w:rsidP="008065A8">
      <w:pPr>
        <w:pStyle w:val="ListParagraph"/>
        <w:numPr>
          <w:ilvl w:val="0"/>
          <w:numId w:val="32"/>
        </w:numPr>
      </w:pPr>
      <w:r>
        <w:rPr>
          <w:b/>
          <w:bCs/>
        </w:rPr>
        <w:t>Finalize classification handbook.</w:t>
      </w:r>
      <w:r>
        <w:t xml:space="preserve"> Document when to assign multiple codes, standardized formatting, instructions for public employers, and decision rules for ambiguous cases.</w:t>
      </w:r>
    </w:p>
    <w:p w14:paraId="1E16F1BB" w14:textId="5314B4C8" w:rsidR="008065A8" w:rsidRDefault="008065A8" w:rsidP="008065A8">
      <w:pPr>
        <w:pStyle w:val="ListParagraph"/>
        <w:numPr>
          <w:ilvl w:val="0"/>
          <w:numId w:val="32"/>
        </w:numPr>
      </w:pPr>
      <w:r>
        <w:rPr>
          <w:b/>
          <w:bCs/>
        </w:rPr>
        <w:t>Update data entry validation rules.</w:t>
      </w:r>
      <w:r>
        <w:t xml:space="preserve"> Configure NAICS2 field to accept semicolon-delimited values. Implement input validation.</w:t>
      </w:r>
    </w:p>
    <w:p w14:paraId="67A7BCB7" w14:textId="470D73CA" w:rsidR="008065A8" w:rsidRDefault="008065A8" w:rsidP="008065A8">
      <w:pPr>
        <w:pStyle w:val="ListParagraph"/>
        <w:numPr>
          <w:ilvl w:val="0"/>
          <w:numId w:val="32"/>
        </w:numPr>
      </w:pPr>
      <w:r>
        <w:rPr>
          <w:b/>
          <w:bCs/>
        </w:rPr>
        <w:t>Conduct staff training (~2</w:t>
      </w:r>
      <w:r w:rsidR="009E1E25">
        <w:rPr>
          <w:b/>
          <w:bCs/>
        </w:rPr>
        <w:t xml:space="preserve"> hour</w:t>
      </w:r>
      <w:r>
        <w:rPr>
          <w:b/>
          <w:bCs/>
        </w:rPr>
        <w:t>s).</w:t>
      </w:r>
      <w:r>
        <w:t xml:space="preserve"> Cover handbook contents, demonstrate classification workflow, practice with sample contracts.</w:t>
      </w:r>
    </w:p>
    <w:p w14:paraId="4FEC11CC" w14:textId="77777777" w:rsidR="00403673" w:rsidRDefault="008065A8" w:rsidP="008065A8">
      <w:pPr>
        <w:pStyle w:val="ListParagraph"/>
        <w:numPr>
          <w:ilvl w:val="0"/>
          <w:numId w:val="32"/>
        </w:numPr>
      </w:pPr>
      <w:r>
        <w:rPr>
          <w:b/>
          <w:bCs/>
        </w:rPr>
        <w:t>Establish quarterly QA review.</w:t>
      </w:r>
      <w:r>
        <w:t xml:space="preserve"> Sample newly classified contracts to monitor consistency and identify training needs.</w:t>
      </w:r>
    </w:p>
    <w:p w14:paraId="7B05C6F7" w14:textId="27AEF0D0" w:rsidR="00403673" w:rsidRDefault="00403673">
      <w:r>
        <w:br w:type="page"/>
      </w:r>
    </w:p>
    <w:p w14:paraId="5EC4F702" w14:textId="77777777" w:rsidR="00403673" w:rsidRDefault="00403673" w:rsidP="00403673">
      <w:pPr>
        <w:pStyle w:val="Heading1"/>
      </w:pPr>
      <w:r>
        <w:lastRenderedPageBreak/>
        <w:t>Appendix A: Methodology and Detailed Calculations</w:t>
      </w:r>
    </w:p>
    <w:p w14:paraId="2166AAD2" w14:textId="77777777" w:rsidR="00556CAE" w:rsidRDefault="00556CAE" w:rsidP="00556CAE">
      <w:pPr>
        <w:rPr>
          <w:b/>
          <w:bCs/>
        </w:rPr>
      </w:pPr>
      <w:r w:rsidRPr="00556CAE">
        <w:rPr>
          <w:b/>
          <w:bCs/>
        </w:rPr>
        <w:t>A.1 System Wide Extrapolation Methodology</w:t>
      </w:r>
    </w:p>
    <w:p w14:paraId="58F9C4A7" w14:textId="77777777" w:rsidR="00556CAE" w:rsidRDefault="00556CAE" w:rsidP="00556CAE">
      <w:pPr>
        <w:rPr>
          <w:b/>
          <w:bCs/>
        </w:rPr>
      </w:pPr>
      <w:r>
        <w:rPr>
          <w:b/>
          <w:bCs/>
        </w:rPr>
        <w:t>Sampling approach:</w:t>
      </w:r>
    </w:p>
    <w:p w14:paraId="59D92627" w14:textId="6F65EFB9" w:rsidR="00556CAE" w:rsidRDefault="00556CAE" w:rsidP="00556CAE">
      <w:pPr>
        <w:pStyle w:val="ListParagraph"/>
        <w:numPr>
          <w:ilvl w:val="0"/>
          <w:numId w:val="34"/>
        </w:numPr>
      </w:pPr>
      <w:r>
        <w:t>Population: 6,034 contracts added in calendar year 2025</w:t>
      </w:r>
    </w:p>
    <w:p w14:paraId="090E010B" w14:textId="45A11DE3" w:rsidR="00556CAE" w:rsidRDefault="00556CAE" w:rsidP="00556CAE">
      <w:pPr>
        <w:pStyle w:val="ListParagraph"/>
        <w:numPr>
          <w:ilvl w:val="0"/>
          <w:numId w:val="34"/>
        </w:numPr>
      </w:pPr>
      <w:r>
        <w:t>Sample: 50 contracts drawn at random</w:t>
      </w:r>
    </w:p>
    <w:p w14:paraId="33BC2D53" w14:textId="3F95C4B4" w:rsidR="00556CAE" w:rsidRDefault="00556CAE" w:rsidP="00556CAE">
      <w:pPr>
        <w:pStyle w:val="ListParagraph"/>
        <w:numPr>
          <w:ilvl w:val="0"/>
          <w:numId w:val="34"/>
        </w:numPr>
      </w:pPr>
      <w:r>
        <w:t>Classification task: Code each contract as “single-code sufficient” or “several codes required”</w:t>
      </w:r>
    </w:p>
    <w:p w14:paraId="190DF7EE" w14:textId="72C62B47" w:rsidR="00556CAE" w:rsidRDefault="00556CAE" w:rsidP="00556CAE">
      <w:pPr>
        <w:pStyle w:val="ListParagraph"/>
        <w:numPr>
          <w:ilvl w:val="0"/>
          <w:numId w:val="34"/>
        </w:numPr>
      </w:pPr>
      <w:r>
        <w:t>Result: 37 (74%) single code; 13 (26%) multi-code</w:t>
      </w:r>
    </w:p>
    <w:p w14:paraId="73ED926B" w14:textId="51F72B8A" w:rsidR="00556CAE" w:rsidRDefault="00185591" w:rsidP="00556CAE">
      <w:pPr>
        <w:rPr>
          <w:b/>
          <w:bCs/>
        </w:rPr>
      </w:pPr>
      <w:r>
        <w:rPr>
          <w:b/>
          <w:bCs/>
        </w:rPr>
        <w:t>Extrapolation:</w:t>
      </w:r>
    </w:p>
    <w:p w14:paraId="5AB5B614" w14:textId="6BAA68BF" w:rsidR="00185591" w:rsidRPr="00185591" w:rsidRDefault="00185591" w:rsidP="00185591">
      <w:pPr>
        <w:pStyle w:val="ListParagraph"/>
        <w:numPr>
          <w:ilvl w:val="0"/>
          <w:numId w:val="35"/>
        </w:numPr>
        <w:rPr>
          <w:b/>
          <w:bCs/>
        </w:rPr>
      </w:pPr>
      <w:r>
        <w:t>26% * 6,034 = 1,569 multi-code contracts/year (rounded to 1,570)</w:t>
      </w:r>
    </w:p>
    <w:p w14:paraId="11EC5198" w14:textId="4CCF8C80" w:rsidR="00185591" w:rsidRPr="00080C40" w:rsidRDefault="00080C40" w:rsidP="00185591">
      <w:pPr>
        <w:pStyle w:val="ListParagraph"/>
        <w:numPr>
          <w:ilvl w:val="0"/>
          <w:numId w:val="35"/>
        </w:numPr>
        <w:rPr>
          <w:b/>
          <w:bCs/>
        </w:rPr>
      </w:pPr>
      <w:r>
        <w:t>Of these, 500 are PWD contracts (from separate analysis of PWD volume)</w:t>
      </w:r>
    </w:p>
    <w:p w14:paraId="3294426B" w14:textId="7F70BDF4" w:rsidR="00080C40" w:rsidRPr="000E5A27" w:rsidRDefault="000E5A27" w:rsidP="00185591">
      <w:pPr>
        <w:pStyle w:val="ListParagraph"/>
        <w:numPr>
          <w:ilvl w:val="0"/>
          <w:numId w:val="35"/>
        </w:numPr>
        <w:rPr>
          <w:b/>
          <w:bCs/>
        </w:rPr>
      </w:pPr>
      <w:r>
        <w:t>Remaining 1,070 are non-PWD multi-code contracts</w:t>
      </w:r>
    </w:p>
    <w:p w14:paraId="22BC0653" w14:textId="23A17D98" w:rsidR="000E5A27" w:rsidRDefault="000E5A27" w:rsidP="000E5A27">
      <w:pPr>
        <w:rPr>
          <w:b/>
          <w:bCs/>
        </w:rPr>
      </w:pPr>
      <w:r>
        <w:rPr>
          <w:b/>
          <w:bCs/>
        </w:rPr>
        <w:t>A.2 Classification Time</w:t>
      </w:r>
    </w:p>
    <w:p w14:paraId="359136CA" w14:textId="798D3B35" w:rsidR="009301DC" w:rsidRDefault="009301DC" w:rsidP="000E5A27">
      <w:r>
        <w:rPr>
          <w:b/>
          <w:bCs/>
        </w:rPr>
        <w:t>Current state (PWD contracts):</w:t>
      </w:r>
    </w:p>
    <w:p w14:paraId="458DCA49" w14:textId="3B98B388" w:rsidR="009301DC" w:rsidRDefault="009301DC" w:rsidP="009301DC">
      <w:pPr>
        <w:pStyle w:val="ListParagraph"/>
        <w:numPr>
          <w:ilvl w:val="0"/>
          <w:numId w:val="36"/>
        </w:numPr>
      </w:pPr>
      <w:r>
        <w:t>DRS reviews contract text to classify as 926120 or 926130</w:t>
      </w:r>
    </w:p>
    <w:p w14:paraId="78D3BE1B" w14:textId="75564DAB" w:rsidR="009301DC" w:rsidRDefault="009301DC" w:rsidP="009301DC">
      <w:pPr>
        <w:pStyle w:val="ListParagraph"/>
        <w:numPr>
          <w:ilvl w:val="0"/>
          <w:numId w:val="36"/>
        </w:numPr>
      </w:pPr>
      <w:r>
        <w:t>Staff estimate: 30–90 seconds per contract</w:t>
      </w:r>
    </w:p>
    <w:p w14:paraId="3B418B7F" w14:textId="77D23C51" w:rsidR="009301DC" w:rsidRDefault="009301DC" w:rsidP="009301DC">
      <w:pPr>
        <w:pStyle w:val="ListParagraph"/>
        <w:numPr>
          <w:ilvl w:val="0"/>
          <w:numId w:val="36"/>
        </w:numPr>
      </w:pPr>
      <w:r>
        <w:t>Annual baseline: 60 seconds * 495 contracts = 8.25 hours/year</w:t>
      </w:r>
    </w:p>
    <w:p w14:paraId="3C238D41" w14:textId="2A2E82D0" w:rsidR="009301DC" w:rsidRDefault="009301DC" w:rsidP="009301DC">
      <w:pPr>
        <w:rPr>
          <w:b/>
          <w:bCs/>
        </w:rPr>
      </w:pPr>
      <w:r>
        <w:rPr>
          <w:b/>
          <w:bCs/>
        </w:rPr>
        <w:t>New state (timing exercise with DRS staff on sample contracts):</w:t>
      </w:r>
    </w:p>
    <w:p w14:paraId="72E38048" w14:textId="415F65CE" w:rsidR="009301DC" w:rsidRPr="009301DC" w:rsidRDefault="009301DC" w:rsidP="009301DC">
      <w:pPr>
        <w:pStyle w:val="ListParagraph"/>
        <w:numPr>
          <w:ilvl w:val="0"/>
          <w:numId w:val="37"/>
        </w:numPr>
        <w:rPr>
          <w:b/>
          <w:bCs/>
        </w:rPr>
      </w:pPr>
      <w:r>
        <w:t>Narrow contracts: 1–5 minutes (average ~3 minutes)</w:t>
      </w:r>
    </w:p>
    <w:p w14:paraId="12DB8E84" w14:textId="27C4CCA7" w:rsidR="009301DC" w:rsidRPr="009301DC" w:rsidRDefault="009301DC" w:rsidP="009301DC">
      <w:pPr>
        <w:pStyle w:val="ListParagraph"/>
        <w:numPr>
          <w:ilvl w:val="0"/>
          <w:numId w:val="37"/>
        </w:numPr>
        <w:rPr>
          <w:b/>
          <w:bCs/>
        </w:rPr>
      </w:pPr>
      <w:r>
        <w:t>Wide contracts: 5–15 minutes (average ~8 minutes)</w:t>
      </w:r>
    </w:p>
    <w:p w14:paraId="75B9EC20" w14:textId="5E369E8D" w:rsidR="00103981" w:rsidRPr="00103981" w:rsidRDefault="00103981" w:rsidP="00103981">
      <w:pPr>
        <w:pStyle w:val="ListParagraph"/>
        <w:numPr>
          <w:ilvl w:val="0"/>
          <w:numId w:val="37"/>
        </w:numPr>
        <w:rPr>
          <w:b/>
          <w:bCs/>
        </w:rPr>
      </w:pPr>
      <w:r>
        <w:t>Assumed distribution: 50% narrow, 50% wide (based on sample review)</w:t>
      </w:r>
    </w:p>
    <w:p w14:paraId="31A14F6D" w14:textId="5931BD6E" w:rsidR="00103981" w:rsidRDefault="00103981" w:rsidP="00103981">
      <w:r>
        <w:rPr>
          <w:b/>
          <w:bCs/>
        </w:rPr>
        <w:t>PWD Annual Calculation:</w:t>
      </w:r>
    </w:p>
    <w:p w14:paraId="136C6B9F" w14:textId="58A0D561" w:rsidR="00103981" w:rsidRDefault="00103981" w:rsidP="00103981">
      <w:pPr>
        <w:pStyle w:val="ListParagraph"/>
        <w:numPr>
          <w:ilvl w:val="0"/>
          <w:numId w:val="38"/>
        </w:numPr>
      </w:pPr>
      <w:r>
        <w:t xml:space="preserve">Narrow: 248 contracts * </w:t>
      </w:r>
      <w:r w:rsidR="000E5CCA">
        <w:t xml:space="preserve">3 min = 12.4 hours/year </w:t>
      </w:r>
    </w:p>
    <w:p w14:paraId="6EC376C7" w14:textId="7DF683D9" w:rsidR="00FE2682" w:rsidRDefault="00FE2682" w:rsidP="00103981">
      <w:pPr>
        <w:pStyle w:val="ListParagraph"/>
        <w:numPr>
          <w:ilvl w:val="0"/>
          <w:numId w:val="38"/>
        </w:numPr>
      </w:pPr>
      <w:r>
        <w:t xml:space="preserve">Wide: 248 contracts * 8 min = </w:t>
      </w:r>
      <w:r w:rsidR="00E50DBE">
        <w:t>33.1 hours/year</w:t>
      </w:r>
    </w:p>
    <w:p w14:paraId="5DFE1E00" w14:textId="215C7F83" w:rsidR="00E50DBE" w:rsidRDefault="00E50DBE" w:rsidP="00103981">
      <w:pPr>
        <w:pStyle w:val="ListParagraph"/>
        <w:numPr>
          <w:ilvl w:val="0"/>
          <w:numId w:val="38"/>
        </w:numPr>
      </w:pPr>
      <w:r>
        <w:t>PWD gross: 45.5 hours/year</w:t>
      </w:r>
    </w:p>
    <w:p w14:paraId="7FC60301" w14:textId="5A1E7F9F" w:rsidR="00E50DBE" w:rsidRDefault="00E50DBE" w:rsidP="00103981">
      <w:pPr>
        <w:pStyle w:val="ListParagraph"/>
        <w:numPr>
          <w:ilvl w:val="0"/>
          <w:numId w:val="38"/>
        </w:numPr>
      </w:pPr>
      <w:r>
        <w:t>PWD net increase: 45.5 – 8.25 = 37.25 hours/year (rounded to 37)</w:t>
      </w:r>
    </w:p>
    <w:p w14:paraId="720FBC23" w14:textId="1D3F23E1" w:rsidR="00E50DBE" w:rsidRDefault="004D399A" w:rsidP="004D399A">
      <w:pPr>
        <w:rPr>
          <w:b/>
          <w:bCs/>
        </w:rPr>
      </w:pPr>
      <w:r>
        <w:rPr>
          <w:b/>
          <w:bCs/>
        </w:rPr>
        <w:t>System-Wide Extrapolation</w:t>
      </w:r>
    </w:p>
    <w:p w14:paraId="0F0F6BBA" w14:textId="6229A9F5" w:rsidR="004D399A" w:rsidRDefault="004D399A" w:rsidP="004D399A">
      <w:pPr>
        <w:pStyle w:val="ListParagraph"/>
        <w:numPr>
          <w:ilvl w:val="0"/>
          <w:numId w:val="39"/>
        </w:numPr>
      </w:pPr>
      <w:r>
        <w:t>PWD: +37.25 hours/year</w:t>
      </w:r>
    </w:p>
    <w:p w14:paraId="2C013AB7" w14:textId="14E48223" w:rsidR="004D399A" w:rsidRDefault="004D399A" w:rsidP="004D399A">
      <w:pPr>
        <w:pStyle w:val="ListParagraph"/>
        <w:numPr>
          <w:ilvl w:val="0"/>
          <w:numId w:val="39"/>
        </w:numPr>
      </w:pPr>
      <w:r>
        <w:t>Non-PWD: 1,070 contracts * 4.5 minutes added = +80.25 hours/year</w:t>
      </w:r>
    </w:p>
    <w:p w14:paraId="43A74A07" w14:textId="691027E0" w:rsidR="004D399A" w:rsidRDefault="004D399A" w:rsidP="004D399A">
      <w:pPr>
        <w:pStyle w:val="ListParagraph"/>
        <w:numPr>
          <w:ilvl w:val="0"/>
          <w:numId w:val="39"/>
        </w:numPr>
      </w:pPr>
      <w:r>
        <w:t>Gross system wide: +117.5 hours/year</w:t>
      </w:r>
    </w:p>
    <w:p w14:paraId="5EC0CE74" w14:textId="6E6444F9" w:rsidR="00B43D50" w:rsidRDefault="00B43D50" w:rsidP="00B43D50">
      <w:pPr>
        <w:rPr>
          <w:b/>
          <w:bCs/>
        </w:rPr>
      </w:pPr>
      <w:r>
        <w:rPr>
          <w:b/>
          <w:bCs/>
        </w:rPr>
        <w:lastRenderedPageBreak/>
        <w:t>A.3 Query Time Savings</w:t>
      </w:r>
    </w:p>
    <w:p w14:paraId="618B6C8A" w14:textId="219C0562" w:rsidR="00B43D50" w:rsidRDefault="00B43D50" w:rsidP="00B43D50">
      <w:pPr>
        <w:pStyle w:val="ListParagraph"/>
        <w:numPr>
          <w:ilvl w:val="0"/>
          <w:numId w:val="40"/>
        </w:numPr>
      </w:pPr>
      <w:r>
        <w:t>Salesforce case history for PWD-related queries: ~12 requests/year</w:t>
      </w:r>
    </w:p>
    <w:p w14:paraId="53642F3F" w14:textId="1453925A" w:rsidR="00B43D50" w:rsidRDefault="00B43D50" w:rsidP="00B43D50">
      <w:pPr>
        <w:pStyle w:val="ListParagraph"/>
        <w:numPr>
          <w:ilvl w:val="1"/>
          <w:numId w:val="40"/>
        </w:numPr>
      </w:pPr>
      <w:r>
        <w:t>Examples: 4 road maintenance unit requests, 7 wage comparison studies, 2 sewer authority samplings</w:t>
      </w:r>
    </w:p>
    <w:p w14:paraId="6E15B088" w14:textId="647564C2" w:rsidR="00B43D50" w:rsidRDefault="00B43D50" w:rsidP="00B43D50">
      <w:pPr>
        <w:pStyle w:val="ListParagraph"/>
        <w:numPr>
          <w:ilvl w:val="0"/>
          <w:numId w:val="40"/>
        </w:numPr>
      </w:pPr>
      <w:r>
        <w:t>Per-query time comparison:</w:t>
      </w:r>
    </w:p>
    <w:p w14:paraId="5DB962CA" w14:textId="1996B594" w:rsidR="00B43D50" w:rsidRDefault="00B43D50" w:rsidP="00B43D50">
      <w:pPr>
        <w:pStyle w:val="ListParagraph"/>
        <w:numPr>
          <w:ilvl w:val="1"/>
          <w:numId w:val="40"/>
        </w:numPr>
      </w:pPr>
      <w:r>
        <w:t>Current: 10–20 minutes manual cleanup</w:t>
      </w:r>
    </w:p>
    <w:p w14:paraId="0B8FC584" w14:textId="42C82CF7" w:rsidR="00B43D50" w:rsidRDefault="00B43D50" w:rsidP="00B43D50">
      <w:pPr>
        <w:pStyle w:val="ListParagraph"/>
        <w:numPr>
          <w:ilvl w:val="1"/>
          <w:numId w:val="40"/>
        </w:numPr>
      </w:pPr>
      <w:r>
        <w:t>New: ~2 minutes spot checking</w:t>
      </w:r>
    </w:p>
    <w:p w14:paraId="6E9AA8DF" w14:textId="3B245E27" w:rsidR="00B43D50" w:rsidRDefault="00B43D50" w:rsidP="00B43D50">
      <w:pPr>
        <w:pStyle w:val="ListParagraph"/>
        <w:numPr>
          <w:ilvl w:val="1"/>
          <w:numId w:val="40"/>
        </w:numPr>
      </w:pPr>
      <w:r>
        <w:t xml:space="preserve">Savings: </w:t>
      </w:r>
      <w:r w:rsidR="00342CF0">
        <w:t>8–18 minutes/query</w:t>
      </w:r>
    </w:p>
    <w:p w14:paraId="212682B0" w14:textId="361861AC" w:rsidR="00342CF0" w:rsidRDefault="00342CF0" w:rsidP="00342CF0">
      <w:pPr>
        <w:pStyle w:val="ListParagraph"/>
        <w:numPr>
          <w:ilvl w:val="0"/>
          <w:numId w:val="40"/>
        </w:numPr>
      </w:pPr>
      <w:r>
        <w:t>Annual savings:</w:t>
      </w:r>
    </w:p>
    <w:p w14:paraId="09AE6155" w14:textId="09B60F2C" w:rsidR="00342CF0" w:rsidRDefault="00342CF0" w:rsidP="00342CF0">
      <w:pPr>
        <w:pStyle w:val="ListParagraph"/>
        <w:numPr>
          <w:ilvl w:val="1"/>
          <w:numId w:val="40"/>
        </w:numPr>
      </w:pPr>
      <w:r>
        <w:t>PWD: 12 queries * 8–18 minutes = 1.6–3.6 hours/year</w:t>
      </w:r>
    </w:p>
    <w:p w14:paraId="0B55635E" w14:textId="23C068E7" w:rsidR="00342CF0" w:rsidRDefault="00342CF0" w:rsidP="00342CF0">
      <w:pPr>
        <w:pStyle w:val="ListParagraph"/>
        <w:numPr>
          <w:ilvl w:val="1"/>
          <w:numId w:val="40"/>
        </w:numPr>
      </w:pPr>
      <w:r>
        <w:t>Non-PWD: 2–4 hours/year (rough estimate)</w:t>
      </w:r>
    </w:p>
    <w:p w14:paraId="3C50B9A4" w14:textId="4BFAD7FA" w:rsidR="00342CF0" w:rsidRDefault="00342CF0" w:rsidP="00342CF0">
      <w:pPr>
        <w:pStyle w:val="ListParagraph"/>
        <w:numPr>
          <w:ilvl w:val="1"/>
          <w:numId w:val="40"/>
        </w:numPr>
      </w:pPr>
      <w:r>
        <w:t>Total: 3.6–7.6 hours/year</w:t>
      </w:r>
    </w:p>
    <w:p w14:paraId="38F1E1ED" w14:textId="203B3905" w:rsidR="00342CF0" w:rsidRDefault="00342CF0" w:rsidP="00342CF0">
      <w:pPr>
        <w:rPr>
          <w:b/>
          <w:bCs/>
        </w:rPr>
      </w:pPr>
      <w:r>
        <w:rPr>
          <w:b/>
          <w:bCs/>
        </w:rPr>
        <w:t>A.4 Sensitivity Analysis</w:t>
      </w:r>
    </w:p>
    <w:p w14:paraId="01759F50" w14:textId="778514D1" w:rsidR="00342CF0" w:rsidRDefault="00342CF0" w:rsidP="00342CF0">
      <w:r>
        <w:t>If the actual distribution of PWD skews toward wide contracts (e.g., 70% wide vs. 50% assumed), annual classification time would increase to approximately 55–60 hours for PWD records alone (increased from 37 hours). Conversely, if more contracts are narrow, costs would be lower. The 50/50 assumption is a rough estimate based on sample review during the timing exercise and initial project scope analysis.</w:t>
      </w:r>
    </w:p>
    <w:p w14:paraId="10A10CDC" w14:textId="14827B92" w:rsidR="00396529" w:rsidRDefault="00396529">
      <w:r>
        <w:br w:type="page"/>
      </w:r>
    </w:p>
    <w:p w14:paraId="6CCB5186" w14:textId="2C1C0BCF" w:rsidR="00342CF0" w:rsidRDefault="00396529" w:rsidP="00396529">
      <w:pPr>
        <w:pStyle w:val="Heading1"/>
      </w:pPr>
      <w:r>
        <w:lastRenderedPageBreak/>
        <w:t>Appendix B: Training Exercise Methodology and Results</w:t>
      </w:r>
    </w:p>
    <w:p w14:paraId="0481A23F" w14:textId="7CF2E1A4" w:rsidR="00396529" w:rsidRDefault="005C0638" w:rsidP="00396529">
      <w:pPr>
        <w:rPr>
          <w:b/>
          <w:bCs/>
        </w:rPr>
      </w:pPr>
      <w:r>
        <w:rPr>
          <w:b/>
          <w:bCs/>
        </w:rPr>
        <w:t>B.1 Exercise Design</w:t>
      </w:r>
    </w:p>
    <w:p w14:paraId="532594FD" w14:textId="1FB68538" w:rsidR="005C0638" w:rsidRDefault="005C0638" w:rsidP="00396529">
      <w:r>
        <w:rPr>
          <w:b/>
          <w:bCs/>
        </w:rPr>
        <w:t xml:space="preserve">Participants: </w:t>
      </w:r>
      <w:r>
        <w:t>Three coders working independently</w:t>
      </w:r>
    </w:p>
    <w:p w14:paraId="747FD4CE" w14:textId="79B0E3E0" w:rsidR="005C0638" w:rsidRDefault="005C0638" w:rsidP="00396529">
      <w:r>
        <w:rPr>
          <w:b/>
          <w:bCs/>
        </w:rPr>
        <w:t xml:space="preserve">Sample: </w:t>
      </w:r>
      <w:r>
        <w:t>10 contracts selected for varying classification difficulty</w:t>
      </w:r>
    </w:p>
    <w:p w14:paraId="652B161D" w14:textId="2D24A5A5" w:rsidR="005C0638" w:rsidRDefault="005C0638" w:rsidP="00396529">
      <w:pPr>
        <w:rPr>
          <w:b/>
          <w:bCs/>
        </w:rPr>
      </w:pPr>
      <w:r>
        <w:rPr>
          <w:b/>
          <w:bCs/>
        </w:rPr>
        <w:t>Procedure:</w:t>
      </w:r>
    </w:p>
    <w:p w14:paraId="223A6C5F" w14:textId="3F11F09C" w:rsidR="005C0638" w:rsidRDefault="005C0638" w:rsidP="005C0638">
      <w:pPr>
        <w:pStyle w:val="ListParagraph"/>
        <w:numPr>
          <w:ilvl w:val="0"/>
          <w:numId w:val="41"/>
        </w:numPr>
      </w:pPr>
      <w:r>
        <w:t xml:space="preserve">Round 1: </w:t>
      </w:r>
      <w:r w:rsidR="00CF4FE4">
        <w:t>7 contracts classified with general guidance</w:t>
      </w:r>
    </w:p>
    <w:p w14:paraId="2D167F26" w14:textId="3DA5937C" w:rsidR="00CF4FE4" w:rsidRDefault="00CF4FE4" w:rsidP="005C0638">
      <w:pPr>
        <w:pStyle w:val="ListParagraph"/>
        <w:numPr>
          <w:ilvl w:val="0"/>
          <w:numId w:val="41"/>
        </w:numPr>
      </w:pPr>
      <w:r>
        <w:t>Round 2: 3 contracts classified with detailed handbook and feedback from Round 1</w:t>
      </w:r>
    </w:p>
    <w:p w14:paraId="6E92785F" w14:textId="7D4211C4" w:rsidR="00CF4FE4" w:rsidRDefault="00CF4FE4" w:rsidP="00CF4FE4">
      <w:pPr>
        <w:rPr>
          <w:b/>
          <w:bCs/>
        </w:rPr>
      </w:pPr>
      <w:r>
        <w:rPr>
          <w:b/>
          <w:bCs/>
        </w:rPr>
        <w:t>B.2 Analytical Methodology</w:t>
      </w:r>
    </w:p>
    <w:p w14:paraId="12B97B83" w14:textId="07FF182F" w:rsidR="00CF4FE4" w:rsidRDefault="00CF4FE4" w:rsidP="00CF4FE4">
      <w:r>
        <w:t>For each contract, we computed the union of all NAICS prefixes assigned by any coder. If at least one coder found a service, we treated it as present in the contract. This is a conservative methodology that includes services that are generally ambiguous. Capture rates likely understate performance on clearly identifiable services.</w:t>
      </w:r>
    </w:p>
    <w:p w14:paraId="652FFAA0" w14:textId="77777777" w:rsidR="00EC43F0" w:rsidRDefault="00CF4FE4" w:rsidP="00CF4FE4">
      <w:r>
        <w:t>For each coder, we calculated the fraction of the union they captured. In other words: “If a service exists in a contract, what is the probability that a single coder finds it?”</w:t>
      </w:r>
    </w:p>
    <w:p w14:paraId="2BC27E36" w14:textId="77777777" w:rsidR="00EC43F0" w:rsidRDefault="00EC43F0" w:rsidP="00CF4FE4">
      <w:pPr>
        <w:rPr>
          <w:b/>
          <w:bCs/>
        </w:rPr>
      </w:pPr>
      <w:r>
        <w:rPr>
          <w:b/>
          <w:bCs/>
        </w:rPr>
        <w:t>B.3 Key Results</w:t>
      </w:r>
    </w:p>
    <w:p w14:paraId="42E3663B" w14:textId="77777777" w:rsidR="00EC43F0" w:rsidRDefault="00EC43F0" w:rsidP="00CF4FE4">
      <w:pPr>
        <w:rPr>
          <w:b/>
          <w:bCs/>
        </w:rPr>
      </w:pPr>
      <w:r>
        <w:rPr>
          <w:b/>
          <w:bCs/>
        </w:rPr>
        <w:t>Per-coder capture rate:</w:t>
      </w:r>
    </w:p>
    <w:p w14:paraId="60E04F49" w14:textId="1C1CCDAD" w:rsidR="00CF4FE4" w:rsidRDefault="00EC43F0" w:rsidP="00EC43F0">
      <w:pPr>
        <w:pStyle w:val="ListParagraph"/>
        <w:numPr>
          <w:ilvl w:val="0"/>
          <w:numId w:val="42"/>
        </w:numPr>
      </w:pPr>
      <w:r>
        <w:t>Average: 84%</w:t>
      </w:r>
    </w:p>
    <w:p w14:paraId="01A87F59" w14:textId="2EE6F725" w:rsidR="00EC43F0" w:rsidRDefault="00EC43F0" w:rsidP="00EC43F0">
      <w:pPr>
        <w:pStyle w:val="ListParagraph"/>
        <w:numPr>
          <w:ilvl w:val="0"/>
          <w:numId w:val="42"/>
        </w:numPr>
      </w:pPr>
      <w:r>
        <w:t>Range: 78–90% (reflecting task difficulty rather than individual skill differences)</w:t>
      </w:r>
    </w:p>
    <w:p w14:paraId="4A803276" w14:textId="49C468CC" w:rsidR="00EC43F0" w:rsidRDefault="00EC43F0" w:rsidP="00EC43F0">
      <w:pPr>
        <w:rPr>
          <w:b/>
          <w:bCs/>
        </w:rPr>
      </w:pPr>
      <w:r>
        <w:rPr>
          <w:b/>
          <w:bCs/>
        </w:rPr>
        <w:t>Capture rate by service type:</w:t>
      </w:r>
    </w:p>
    <w:p w14:paraId="6F3B89EE" w14:textId="3A5652BA" w:rsidR="00EC43F0" w:rsidRDefault="00EC43F0" w:rsidP="00EC43F0">
      <w:pPr>
        <w:pStyle w:val="ListParagraph"/>
        <w:numPr>
          <w:ilvl w:val="0"/>
          <w:numId w:val="43"/>
        </w:numPr>
      </w:pPr>
      <w:r>
        <w:t>Core government services (roads, utilities, police, fire): 92–100%</w:t>
      </w:r>
    </w:p>
    <w:p w14:paraId="39C82F2A" w14:textId="4210A3FE" w:rsidR="00EC43F0" w:rsidRDefault="00EC43F0" w:rsidP="00EC43F0">
      <w:pPr>
        <w:pStyle w:val="ListParagraph"/>
        <w:numPr>
          <w:ilvl w:val="0"/>
          <w:numId w:val="43"/>
        </w:numPr>
      </w:pPr>
      <w:r>
        <w:t>General support roles (mechanics, custodians, technicians): 44–67%</w:t>
      </w:r>
    </w:p>
    <w:p w14:paraId="4E7CB52C" w14:textId="63DC15D0" w:rsidR="00EC43F0" w:rsidRDefault="00EC43F0" w:rsidP="00EC43F0">
      <w:pPr>
        <w:rPr>
          <w:b/>
          <w:bCs/>
        </w:rPr>
      </w:pPr>
      <w:r>
        <w:rPr>
          <w:b/>
          <w:bCs/>
        </w:rPr>
        <w:t>Effect of process design:</w:t>
      </w:r>
    </w:p>
    <w:p w14:paraId="1316D8B8" w14:textId="57345CCC" w:rsidR="00EC43F0" w:rsidRDefault="00EC43F0" w:rsidP="00EC43F0">
      <w:pPr>
        <w:pStyle w:val="ListParagraph"/>
        <w:numPr>
          <w:ilvl w:val="0"/>
          <w:numId w:val="44"/>
        </w:numPr>
      </w:pPr>
      <w:r>
        <w:t xml:space="preserve">Round 1 (role-level coding): </w:t>
      </w:r>
      <w:r w:rsidR="00C117B8">
        <w:t>48.2% agreement</w:t>
      </w:r>
    </w:p>
    <w:p w14:paraId="33622E9A" w14:textId="105FD030" w:rsidR="00C117B8" w:rsidRDefault="00C117B8" w:rsidP="00EC43F0">
      <w:pPr>
        <w:pStyle w:val="ListParagraph"/>
        <w:numPr>
          <w:ilvl w:val="0"/>
          <w:numId w:val="44"/>
        </w:numPr>
      </w:pPr>
      <w:r>
        <w:t>Round 2 (service-level coding with improved handbook): 94.4% agreement</w:t>
      </w:r>
    </w:p>
    <w:p w14:paraId="2C6B0DEC" w14:textId="304D434D" w:rsidR="00C117B8" w:rsidRDefault="00C117B8" w:rsidP="00EC43F0">
      <w:pPr>
        <w:pStyle w:val="ListParagraph"/>
        <w:numPr>
          <w:ilvl w:val="0"/>
          <w:numId w:val="44"/>
        </w:numPr>
      </w:pPr>
      <w:r>
        <w:t>Improvement: 46 percentage points</w:t>
      </w:r>
    </w:p>
    <w:p w14:paraId="043CA1DC" w14:textId="437751A7" w:rsidR="00C117B8" w:rsidRDefault="00C117B8" w:rsidP="00C117B8">
      <w:pPr>
        <w:rPr>
          <w:b/>
          <w:bCs/>
        </w:rPr>
      </w:pPr>
      <w:r>
        <w:rPr>
          <w:b/>
          <w:bCs/>
        </w:rPr>
        <w:t>Limitations</w:t>
      </w:r>
    </w:p>
    <w:p w14:paraId="147ED2D5" w14:textId="673B1C32" w:rsidR="00C117B8" w:rsidRDefault="00C117B8" w:rsidP="00C117B8">
      <w:r>
        <w:t>These findings are based on ten contracts and three coders. Key uncertainties include:</w:t>
      </w:r>
    </w:p>
    <w:p w14:paraId="0D08BB5B" w14:textId="116B2A04" w:rsidR="00C117B8" w:rsidRDefault="00C117B8" w:rsidP="00C117B8">
      <w:pPr>
        <w:pStyle w:val="ListParagraph"/>
        <w:numPr>
          <w:ilvl w:val="0"/>
          <w:numId w:val="45"/>
        </w:numPr>
      </w:pPr>
      <w:r>
        <w:rPr>
          <w:b/>
          <w:bCs/>
        </w:rPr>
        <w:t xml:space="preserve">Sample size: </w:t>
      </w:r>
      <w:r>
        <w:t>ten contracts cannot fully predict production performance. 95% CIs are relatively wide.</w:t>
      </w:r>
    </w:p>
    <w:p w14:paraId="096D5265" w14:textId="08469499" w:rsidR="00C117B8" w:rsidRDefault="00C117B8" w:rsidP="00C117B8">
      <w:pPr>
        <w:pStyle w:val="ListParagraph"/>
        <w:numPr>
          <w:ilvl w:val="0"/>
          <w:numId w:val="45"/>
        </w:numPr>
      </w:pPr>
      <w:r>
        <w:rPr>
          <w:b/>
          <w:bCs/>
        </w:rPr>
        <w:lastRenderedPageBreak/>
        <w:t>Coder attention:</w:t>
      </w:r>
      <w:r>
        <w:t xml:space="preserve"> coders worked carefully with time to review. Production coding under time pressure might show lower capture rates.</w:t>
      </w:r>
    </w:p>
    <w:p w14:paraId="24F93821" w14:textId="19E98AC2" w:rsidR="00C117B8" w:rsidRDefault="00C117B8" w:rsidP="00C117B8">
      <w:pPr>
        <w:pStyle w:val="ListParagraph"/>
        <w:numPr>
          <w:ilvl w:val="0"/>
          <w:numId w:val="45"/>
        </w:numPr>
      </w:pPr>
      <w:r>
        <w:rPr>
          <w:b/>
          <w:bCs/>
        </w:rPr>
        <w:t>Generalization:</w:t>
      </w:r>
      <w:r>
        <w:t xml:space="preserve"> results are limited to PWD contracts; other types of contracts may show different agreement patterns</w:t>
      </w:r>
    </w:p>
    <w:p w14:paraId="69F47E1B" w14:textId="70F4D18E" w:rsidR="00C117B8" w:rsidRPr="00C117B8" w:rsidRDefault="00C117B8" w:rsidP="00C117B8">
      <w:r>
        <w:t>Despite these limitations, the core finding is robust: even if imperfect, coding multiple services will capture more than only coding one. Even if production capture rates are lower than 84%, the improvement over the status quo (exactly one findable service) is substantial.</w:t>
      </w:r>
    </w:p>
    <w:p w14:paraId="53305D24" w14:textId="77777777" w:rsidR="00396529" w:rsidRDefault="00396529" w:rsidP="00342CF0"/>
    <w:p w14:paraId="12B4455C" w14:textId="77777777" w:rsidR="00396529" w:rsidRPr="00342CF0" w:rsidRDefault="00396529" w:rsidP="00342CF0"/>
    <w:p w14:paraId="747E2254" w14:textId="54482C25" w:rsidR="00ED27AB" w:rsidRPr="00C117B8" w:rsidRDefault="00403673" w:rsidP="00C117B8">
      <w:pPr>
        <w:pStyle w:val="ListParagraph"/>
        <w:ind w:left="3600"/>
        <w:rPr>
          <w:b/>
          <w:bCs/>
        </w:rPr>
      </w:pPr>
      <w:r w:rsidRPr="00556CAE">
        <w:rPr>
          <w:b/>
          <w:bCs/>
        </w:rPr>
        <w:br w:type="page"/>
      </w:r>
    </w:p>
    <w:p w14:paraId="2E93B26F" w14:textId="7EEEC60F" w:rsidR="00FC339D" w:rsidRDefault="005766D9" w:rsidP="00C117B8">
      <w:pPr>
        <w:pStyle w:val="Heading1"/>
      </w:pPr>
      <w:r>
        <w:lastRenderedPageBreak/>
        <w:t xml:space="preserve">Appendix </w:t>
      </w:r>
      <w:r w:rsidR="00C117B8">
        <w:t>C</w:t>
      </w:r>
      <w:r>
        <w:t>: Recommended Query Approaches</w:t>
      </w:r>
    </w:p>
    <w:p w14:paraId="70F0C812" w14:textId="75CB15ED" w:rsidR="00A202C4" w:rsidRDefault="00FC339D" w:rsidP="00304DD2">
      <w:r>
        <w:t xml:space="preserve">Based on our testing, </w:t>
      </w:r>
      <w:r w:rsidR="007E6289">
        <w:t>these search strategies minimize the risk of missing contracts. Public sector queries should always be run with Trade = PSD001 to exclude private sector contractors performing similar work.</w:t>
      </w:r>
    </w:p>
    <w:p w14:paraId="3FCB4CFB" w14:textId="0BAB702E" w:rsidR="00082852" w:rsidRPr="00082852" w:rsidRDefault="00C117B8" w:rsidP="00304DD2">
      <w:pPr>
        <w:rPr>
          <w:b/>
          <w:bCs/>
        </w:rPr>
      </w:pPr>
      <w:r>
        <w:rPr>
          <w:b/>
          <w:bCs/>
        </w:rPr>
        <w:t xml:space="preserve">C.1 </w:t>
      </w:r>
      <w:r w:rsidR="00082852">
        <w:rPr>
          <w:b/>
          <w:bCs/>
        </w:rPr>
        <w:t>Core Government Services (high reliability; use NAICS)</w:t>
      </w:r>
    </w:p>
    <w:tbl>
      <w:tblPr>
        <w:tblStyle w:val="TableGrid"/>
        <w:tblW w:w="5000" w:type="pct"/>
        <w:tblLook w:val="04A0" w:firstRow="1" w:lastRow="0" w:firstColumn="1" w:lastColumn="0" w:noHBand="0" w:noVBand="1"/>
      </w:tblPr>
      <w:tblGrid>
        <w:gridCol w:w="3115"/>
        <w:gridCol w:w="2190"/>
        <w:gridCol w:w="4045"/>
      </w:tblGrid>
      <w:tr w:rsidR="00026F13" w:rsidRPr="004400CF" w14:paraId="78CBE260" w14:textId="1B9EF124" w:rsidTr="007D5730">
        <w:tc>
          <w:tcPr>
            <w:tcW w:w="1666" w:type="pct"/>
            <w:shd w:val="clear" w:color="auto" w:fill="E8E8E8" w:themeFill="background2"/>
          </w:tcPr>
          <w:p w14:paraId="603850ED" w14:textId="77777777" w:rsidR="00357A95" w:rsidRPr="004400CF" w:rsidRDefault="00357A95">
            <w:pPr>
              <w:jc w:val="center"/>
              <w:rPr>
                <w:b/>
                <w:bCs/>
              </w:rPr>
            </w:pPr>
            <w:r>
              <w:rPr>
                <w:b/>
                <w:bCs/>
              </w:rPr>
              <w:t>Query Topic</w:t>
            </w:r>
          </w:p>
        </w:tc>
        <w:tc>
          <w:tcPr>
            <w:tcW w:w="1171" w:type="pct"/>
            <w:shd w:val="clear" w:color="auto" w:fill="E8E8E8" w:themeFill="background2"/>
          </w:tcPr>
          <w:p w14:paraId="6B856DA2" w14:textId="587FADA6" w:rsidR="00357A95" w:rsidRPr="004400CF" w:rsidRDefault="00357A95">
            <w:pPr>
              <w:jc w:val="center"/>
              <w:rPr>
                <w:b/>
                <w:bCs/>
              </w:rPr>
            </w:pPr>
            <w:r>
              <w:rPr>
                <w:b/>
                <w:bCs/>
              </w:rPr>
              <w:t>NAICS Query</w:t>
            </w:r>
          </w:p>
        </w:tc>
        <w:tc>
          <w:tcPr>
            <w:tcW w:w="2163" w:type="pct"/>
            <w:shd w:val="clear" w:color="auto" w:fill="E8E8E8" w:themeFill="background2"/>
          </w:tcPr>
          <w:p w14:paraId="3B95B118" w14:textId="7CD5E389" w:rsidR="00357A95" w:rsidRDefault="00357A95">
            <w:pPr>
              <w:jc w:val="center"/>
              <w:rPr>
                <w:b/>
                <w:bCs/>
              </w:rPr>
            </w:pPr>
            <w:r>
              <w:rPr>
                <w:b/>
                <w:bCs/>
              </w:rPr>
              <w:t>Notes</w:t>
            </w:r>
          </w:p>
        </w:tc>
      </w:tr>
      <w:tr w:rsidR="00F557CA" w:rsidRPr="00CC409F" w14:paraId="39CA8098" w14:textId="77777777" w:rsidTr="007D5730">
        <w:tc>
          <w:tcPr>
            <w:tcW w:w="1666" w:type="pct"/>
          </w:tcPr>
          <w:p w14:paraId="3B807F98" w14:textId="5535EAA2" w:rsidR="00FB68B9" w:rsidRDefault="00FB68B9">
            <w:pPr>
              <w:jc w:val="both"/>
            </w:pPr>
            <w:r>
              <w:t>Road construction</w:t>
            </w:r>
          </w:p>
        </w:tc>
        <w:tc>
          <w:tcPr>
            <w:tcW w:w="1171" w:type="pct"/>
          </w:tcPr>
          <w:p w14:paraId="4BABAEDA" w14:textId="1C9ADE69" w:rsidR="00FB68B9" w:rsidRDefault="00FB68B9" w:rsidP="003227A2">
            <w:r>
              <w:t>237310</w:t>
            </w:r>
          </w:p>
        </w:tc>
        <w:tc>
          <w:tcPr>
            <w:tcW w:w="2163" w:type="pct"/>
          </w:tcPr>
          <w:p w14:paraId="145FC9B9" w14:textId="5436FDFB" w:rsidR="00FB68B9" w:rsidRDefault="00FB68B9" w:rsidP="00815FC5">
            <w:r>
              <w:t>Road maintenance is consistently coded</w:t>
            </w:r>
          </w:p>
        </w:tc>
      </w:tr>
      <w:tr w:rsidR="00F557CA" w:rsidRPr="00CC409F" w14:paraId="1F7D0D69" w14:textId="77777777" w:rsidTr="007D5730">
        <w:tc>
          <w:tcPr>
            <w:tcW w:w="1666" w:type="pct"/>
          </w:tcPr>
          <w:p w14:paraId="6E4972D3" w14:textId="0D7572DC" w:rsidR="00FB68B9" w:rsidRDefault="00FB68B9">
            <w:pPr>
              <w:jc w:val="both"/>
            </w:pPr>
            <w:r>
              <w:t>Police protection</w:t>
            </w:r>
          </w:p>
        </w:tc>
        <w:tc>
          <w:tcPr>
            <w:tcW w:w="1171" w:type="pct"/>
          </w:tcPr>
          <w:p w14:paraId="12C6FCB8" w14:textId="143003FB" w:rsidR="00FB68B9" w:rsidRDefault="00FB68B9" w:rsidP="003227A2">
            <w:r>
              <w:t>922120</w:t>
            </w:r>
          </w:p>
        </w:tc>
        <w:tc>
          <w:tcPr>
            <w:tcW w:w="2163" w:type="pct"/>
          </w:tcPr>
          <w:p w14:paraId="76D9E041" w14:textId="46DFDD01" w:rsidR="00FB68B9" w:rsidRDefault="00FB68B9" w:rsidP="00815FC5">
            <w:r>
              <w:t>Police protection is consistently coded</w:t>
            </w:r>
          </w:p>
        </w:tc>
      </w:tr>
      <w:tr w:rsidR="00F557CA" w:rsidRPr="00CC409F" w14:paraId="30E57401" w14:textId="77777777" w:rsidTr="007D5730">
        <w:tc>
          <w:tcPr>
            <w:tcW w:w="1666" w:type="pct"/>
          </w:tcPr>
          <w:p w14:paraId="1A77FA07" w14:textId="4E34FA98" w:rsidR="00FB68B9" w:rsidRDefault="00FB68B9">
            <w:pPr>
              <w:jc w:val="both"/>
            </w:pPr>
            <w:r>
              <w:t>Fire protection</w:t>
            </w:r>
          </w:p>
        </w:tc>
        <w:tc>
          <w:tcPr>
            <w:tcW w:w="1171" w:type="pct"/>
          </w:tcPr>
          <w:p w14:paraId="07BFAD4C" w14:textId="4760F3A9" w:rsidR="00FB68B9" w:rsidRDefault="0065539E" w:rsidP="003227A2">
            <w:r>
              <w:t>922160</w:t>
            </w:r>
          </w:p>
        </w:tc>
        <w:tc>
          <w:tcPr>
            <w:tcW w:w="2163" w:type="pct"/>
          </w:tcPr>
          <w:p w14:paraId="5F67EC69" w14:textId="46DBA7B6" w:rsidR="00FB68B9" w:rsidRDefault="0065539E" w:rsidP="00815FC5">
            <w:r>
              <w:t>Fire protection is consistently coded</w:t>
            </w:r>
          </w:p>
        </w:tc>
      </w:tr>
      <w:tr w:rsidR="00F557CA" w:rsidRPr="00CC409F" w14:paraId="51841594" w14:textId="77777777" w:rsidTr="007D5730">
        <w:tc>
          <w:tcPr>
            <w:tcW w:w="1666" w:type="pct"/>
          </w:tcPr>
          <w:p w14:paraId="604D01A5" w14:textId="6FEE96D7" w:rsidR="00815FC5" w:rsidRDefault="007D5730">
            <w:pPr>
              <w:jc w:val="both"/>
            </w:pPr>
            <w:r>
              <w:t>Water and sewer</w:t>
            </w:r>
          </w:p>
        </w:tc>
        <w:tc>
          <w:tcPr>
            <w:tcW w:w="1171" w:type="pct"/>
          </w:tcPr>
          <w:p w14:paraId="054511E7" w14:textId="7BE38AD4" w:rsidR="00815FC5" w:rsidRDefault="007D5730" w:rsidP="003227A2">
            <w:r>
              <w:t>221</w:t>
            </w:r>
            <w:r w:rsidR="003227A2">
              <w:t>3</w:t>
            </w:r>
            <w:r>
              <w:t>xx OR 237xxx</w:t>
            </w:r>
          </w:p>
        </w:tc>
        <w:tc>
          <w:tcPr>
            <w:tcW w:w="2163" w:type="pct"/>
          </w:tcPr>
          <w:p w14:paraId="45CC812B" w14:textId="0B4F8723" w:rsidR="00815FC5" w:rsidRDefault="003227A2" w:rsidP="00815FC5">
            <w:r>
              <w:t>Includes utility system construction codes to ensure capture of “Other Heavy and Civil Engineering”</w:t>
            </w:r>
          </w:p>
        </w:tc>
      </w:tr>
    </w:tbl>
    <w:p w14:paraId="5A95E292" w14:textId="035E7729" w:rsidR="00872767" w:rsidRPr="00872767" w:rsidRDefault="00082852">
      <w:pPr>
        <w:rPr>
          <w:b/>
          <w:bCs/>
        </w:rPr>
      </w:pPr>
      <w:r>
        <w:br/>
      </w:r>
      <w:r w:rsidR="00C117B8">
        <w:rPr>
          <w:b/>
          <w:bCs/>
        </w:rPr>
        <w:t xml:space="preserve">C.2 </w:t>
      </w:r>
      <w:r w:rsidR="00872767">
        <w:rPr>
          <w:b/>
          <w:bCs/>
        </w:rPr>
        <w:t>General Support Roles (consider SOC queries first; if NAICS needed, search multiple families)</w:t>
      </w:r>
    </w:p>
    <w:tbl>
      <w:tblPr>
        <w:tblStyle w:val="TableGrid"/>
        <w:tblW w:w="5000" w:type="pct"/>
        <w:tblLook w:val="04A0" w:firstRow="1" w:lastRow="0" w:firstColumn="1" w:lastColumn="0" w:noHBand="0" w:noVBand="1"/>
      </w:tblPr>
      <w:tblGrid>
        <w:gridCol w:w="3115"/>
        <w:gridCol w:w="2190"/>
        <w:gridCol w:w="4045"/>
      </w:tblGrid>
      <w:tr w:rsidR="00872767" w14:paraId="359DA4CA" w14:textId="77777777" w:rsidTr="00872767">
        <w:tc>
          <w:tcPr>
            <w:tcW w:w="1666" w:type="pct"/>
            <w:shd w:val="clear" w:color="auto" w:fill="E8E8E8"/>
          </w:tcPr>
          <w:p w14:paraId="4321EFC7" w14:textId="77777777" w:rsidR="00872767" w:rsidRPr="004400CF" w:rsidRDefault="00872767" w:rsidP="000369EA">
            <w:pPr>
              <w:jc w:val="center"/>
              <w:rPr>
                <w:b/>
                <w:bCs/>
              </w:rPr>
            </w:pPr>
            <w:r>
              <w:rPr>
                <w:b/>
                <w:bCs/>
              </w:rPr>
              <w:t>Query Topic</w:t>
            </w:r>
          </w:p>
        </w:tc>
        <w:tc>
          <w:tcPr>
            <w:tcW w:w="1171" w:type="pct"/>
            <w:shd w:val="clear" w:color="auto" w:fill="E8E8E8"/>
          </w:tcPr>
          <w:p w14:paraId="07F87EFC" w14:textId="77777777" w:rsidR="00872767" w:rsidRPr="004400CF" w:rsidRDefault="00872767" w:rsidP="000369EA">
            <w:pPr>
              <w:jc w:val="center"/>
              <w:rPr>
                <w:b/>
                <w:bCs/>
              </w:rPr>
            </w:pPr>
            <w:r>
              <w:rPr>
                <w:b/>
                <w:bCs/>
              </w:rPr>
              <w:t>NAICS Query</w:t>
            </w:r>
          </w:p>
        </w:tc>
        <w:tc>
          <w:tcPr>
            <w:tcW w:w="2163" w:type="pct"/>
            <w:shd w:val="clear" w:color="auto" w:fill="E8E8E8"/>
          </w:tcPr>
          <w:p w14:paraId="632C4D48" w14:textId="27571171" w:rsidR="00872767" w:rsidRDefault="00872767" w:rsidP="000369EA">
            <w:pPr>
              <w:jc w:val="center"/>
              <w:rPr>
                <w:b/>
                <w:bCs/>
              </w:rPr>
            </w:pPr>
            <w:r>
              <w:rPr>
                <w:b/>
                <w:bCs/>
              </w:rPr>
              <w:t>Better Alternative</w:t>
            </w:r>
          </w:p>
        </w:tc>
      </w:tr>
      <w:tr w:rsidR="00F557CA" w:rsidRPr="00CC409F" w14:paraId="48E8D03F" w14:textId="77777777" w:rsidTr="007D5730">
        <w:tc>
          <w:tcPr>
            <w:tcW w:w="1666" w:type="pct"/>
          </w:tcPr>
          <w:p w14:paraId="765E47B2" w14:textId="15806363" w:rsidR="003227A2" w:rsidRDefault="003227A2">
            <w:pPr>
              <w:jc w:val="both"/>
            </w:pPr>
            <w:r>
              <w:t>Building and facilities work</w:t>
            </w:r>
          </w:p>
        </w:tc>
        <w:tc>
          <w:tcPr>
            <w:tcW w:w="1171" w:type="pct"/>
          </w:tcPr>
          <w:p w14:paraId="19F16344" w14:textId="3DA725A9" w:rsidR="003227A2" w:rsidRDefault="000B7ED1" w:rsidP="003227A2">
            <w:r>
              <w:t>236xxx OR 561xxx OR 237xxx</w:t>
            </w:r>
          </w:p>
        </w:tc>
        <w:tc>
          <w:tcPr>
            <w:tcW w:w="2163" w:type="pct"/>
          </w:tcPr>
          <w:p w14:paraId="5C79D4E2" w14:textId="42A15103" w:rsidR="003227A2" w:rsidRDefault="00872767" w:rsidP="00815FC5">
            <w:r>
              <w:t>SOC codes for specific occupations</w:t>
            </w:r>
            <w:r w:rsidR="00CA7440">
              <w:t xml:space="preserve"> (i.e., 49-9071; 37*, </w:t>
            </w:r>
            <w:r w:rsidR="00FE35BB">
              <w:t>etc.</w:t>
            </w:r>
            <w:r w:rsidR="00CA7440">
              <w:t>)</w:t>
            </w:r>
          </w:p>
        </w:tc>
      </w:tr>
      <w:tr w:rsidR="00F557CA" w:rsidRPr="00CC409F" w14:paraId="4AE489A2" w14:textId="77777777" w:rsidTr="007D5730">
        <w:tc>
          <w:tcPr>
            <w:tcW w:w="1666" w:type="pct"/>
          </w:tcPr>
          <w:p w14:paraId="3E6597D2" w14:textId="6B613668" w:rsidR="000B7ED1" w:rsidRDefault="000B7ED1">
            <w:pPr>
              <w:jc w:val="both"/>
            </w:pPr>
            <w:r>
              <w:t>Fleet and mechanics</w:t>
            </w:r>
          </w:p>
        </w:tc>
        <w:tc>
          <w:tcPr>
            <w:tcW w:w="1171" w:type="pct"/>
          </w:tcPr>
          <w:p w14:paraId="5A7E34C5" w14:textId="72846732" w:rsidR="000B7ED1" w:rsidRDefault="00CA3DF7" w:rsidP="003227A2">
            <w:r>
              <w:t>237xxx OR 811xxx</w:t>
            </w:r>
          </w:p>
        </w:tc>
        <w:tc>
          <w:tcPr>
            <w:tcW w:w="2163" w:type="pct"/>
          </w:tcPr>
          <w:p w14:paraId="36BB4F78" w14:textId="6650BE4C" w:rsidR="000B7ED1" w:rsidRDefault="00872767" w:rsidP="00815FC5">
            <w:r>
              <w:t>SOC codes for auto mechanics, service technicians</w:t>
            </w:r>
            <w:r w:rsidR="00CA7440">
              <w:t xml:space="preserve"> (i.e. 49-30*, </w:t>
            </w:r>
            <w:r w:rsidR="00FE35BB">
              <w:t>etc.</w:t>
            </w:r>
            <w:r w:rsidR="00CA7440">
              <w:t>)</w:t>
            </w:r>
          </w:p>
        </w:tc>
      </w:tr>
      <w:tr w:rsidR="00F557CA" w:rsidRPr="00CC409F" w14:paraId="2C6C8C50" w14:textId="77777777" w:rsidTr="007D5730">
        <w:tc>
          <w:tcPr>
            <w:tcW w:w="1666" w:type="pct"/>
          </w:tcPr>
          <w:p w14:paraId="4D8528C6" w14:textId="7410254D" w:rsidR="00CA3DF7" w:rsidRDefault="00CA3DF7">
            <w:pPr>
              <w:jc w:val="both"/>
            </w:pPr>
            <w:r>
              <w:t xml:space="preserve">All </w:t>
            </w:r>
            <w:r w:rsidR="00821A8B">
              <w:t>infrastructure work</w:t>
            </w:r>
          </w:p>
        </w:tc>
        <w:tc>
          <w:tcPr>
            <w:tcW w:w="1171" w:type="pct"/>
          </w:tcPr>
          <w:p w14:paraId="087A248D" w14:textId="0097463C" w:rsidR="00CA3DF7" w:rsidRDefault="00CA3DF7" w:rsidP="003227A2">
            <w:r>
              <w:t>237xxx OR 238xxx OR 221xxx OR 561xxx</w:t>
            </w:r>
          </w:p>
        </w:tc>
        <w:tc>
          <w:tcPr>
            <w:tcW w:w="2163" w:type="pct"/>
          </w:tcPr>
          <w:p w14:paraId="50D8E8EC" w14:textId="015194D2" w:rsidR="00CA3DF7" w:rsidRDefault="00872767" w:rsidP="00815FC5">
            <w:r>
              <w:t>Broad capture; expect manual filtering</w:t>
            </w:r>
          </w:p>
        </w:tc>
      </w:tr>
    </w:tbl>
    <w:p w14:paraId="5F08B659" w14:textId="257D4344" w:rsidR="00872767" w:rsidRDefault="00880333" w:rsidP="00304DD2">
      <w:r>
        <w:br/>
      </w:r>
      <w:r w:rsidR="00CA3DF7">
        <w:t>“OR” searches (looking for multiple code families) are essential for general support services</w:t>
      </w:r>
      <w:r w:rsidR="00872767">
        <w:t xml:space="preserve"> because NAICS classifies industries, not occupations</w:t>
      </w:r>
      <w:r w:rsidR="00CA3DF7">
        <w:t>.</w:t>
      </w:r>
      <w:r w:rsidR="00872767">
        <w:t xml:space="preserve"> For queries targeting specific job titles, </w:t>
      </w:r>
      <w:r w:rsidR="00292724">
        <w:t>SOC codes provide more reliable results.</w:t>
      </w:r>
    </w:p>
    <w:sectPr w:rsidR="00872767">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ma Damazo" w:date="2025-12-18T08:56:00Z" w:initials="ED">
    <w:p w14:paraId="16DF35A4" w14:textId="77777777" w:rsidR="00BF424F" w:rsidRDefault="00BF424F">
      <w:pPr>
        <w:pStyle w:val="CommentText"/>
      </w:pPr>
      <w:r>
        <w:rPr>
          <w:rStyle w:val="CommentReference"/>
        </w:rPr>
        <w:annotationRef/>
      </w:r>
      <w:r w:rsidRPr="0EC4698C">
        <w:t>maybe rephrase as something like "de facto we only have one" because we technically do have a NAICS 2 field even if no one uses it. that's also an important point in favor of your proposal -- we don't use NAICS 2 because we never set policies and standards around how to use it, so people aren't sure how to operationalize it. you are preventing that problem up front with this proposal</w:t>
      </w:r>
    </w:p>
  </w:comment>
  <w:comment w:id="1" w:author="Emma Damazo" w:date="2026-01-15T16:34:00Z" w:initials="ED">
    <w:p w14:paraId="0C1984E9" w14:textId="77777777" w:rsidR="00BF424F" w:rsidRDefault="00BF424F">
      <w:pPr>
        <w:pStyle w:val="CommentText"/>
      </w:pPr>
      <w:r>
        <w:rPr>
          <w:rStyle w:val="CommentReference"/>
        </w:rPr>
        <w:annotationRef/>
      </w:r>
      <w:r w:rsidRPr="5FC60DEF">
        <w:t>grabbed this phrasing from a previous version</w:t>
      </w:r>
    </w:p>
  </w:comment>
  <w:comment w:id="2" w:author="Emma Damazo" w:date="2026-02-05T10:24:00Z" w:initials="ED">
    <w:p w14:paraId="482D0C2D" w14:textId="68A3E14F" w:rsidR="00BF6872" w:rsidRDefault="00BF6872">
      <w:pPr>
        <w:pStyle w:val="CommentText"/>
      </w:pPr>
      <w:r>
        <w:rPr>
          <w:rStyle w:val="CommentReference"/>
        </w:rPr>
        <w:annotationRef/>
      </w:r>
      <w:r w:rsidRPr="7438C918">
        <w:t>all throughout (but including this part as an example): clearly distinguish when you're talking about public vs private sector vs both</w:t>
      </w:r>
    </w:p>
  </w:comment>
  <w:comment w:id="3" w:author="Emma Damazo" w:date="2026-02-05T10:23:00Z" w:initials="ED">
    <w:p w14:paraId="4D7EA362" w14:textId="054C4667" w:rsidR="00F0780E" w:rsidRDefault="00F0780E">
      <w:pPr>
        <w:pStyle w:val="CommentText"/>
      </w:pPr>
      <w:r>
        <w:rPr>
          <w:rStyle w:val="CommentReference"/>
        </w:rPr>
        <w:annotationRef/>
      </w:r>
      <w:r w:rsidRPr="578AE4D8">
        <w:t>separate into two subsections: quantifiable vs non-quantifiable</w:t>
      </w:r>
    </w:p>
  </w:comment>
  <w:comment w:id="4" w:author="Emma Damazo" w:date="2025-12-05T10:23:00Z" w:initials="ED">
    <w:p w14:paraId="0E9E19DA" w14:textId="77777777" w:rsidR="00B33317" w:rsidRDefault="00B33317">
      <w:pPr>
        <w:pStyle w:val="CommentText"/>
      </w:pPr>
      <w:r>
        <w:rPr>
          <w:rStyle w:val="CommentReference"/>
        </w:rPr>
        <w:annotationRef/>
      </w:r>
      <w:r w:rsidRPr="090DDB92">
        <w:t>This report is excellent! It's a fantastic culmination of your work over the last months. You clearly explained the issue and made a very strong case for switching to the new system. Thank you for all your work here!</w:t>
      </w:r>
    </w:p>
  </w:comment>
  <w:comment w:id="5" w:author="Emma Damazo" w:date="2026-02-05T10:29:00Z" w:initials="ED">
    <w:p w14:paraId="0FF3134F" w14:textId="4C088CD8" w:rsidR="00B51F7C" w:rsidRDefault="00B51F7C">
      <w:pPr>
        <w:pStyle w:val="CommentText"/>
      </w:pPr>
      <w:r>
        <w:rPr>
          <w:rStyle w:val="CommentReference"/>
        </w:rPr>
        <w:annotationRef/>
      </w:r>
      <w:r w:rsidRPr="16672381">
        <w:t>this paragraph should be a brief explanation of the impacts of the current single-code classification system -- the limitations we haven't tried to solve, the weird shorthand in PSD contracts we have attempted to use to solve the limitations, and the resulting issues with query results. the current false positive sentence is evidence of that last part (resulting issues with queries)</w:t>
      </w:r>
    </w:p>
  </w:comment>
  <w:comment w:id="10" w:author="Emma Damazo" w:date="2026-02-05T09:57:00Z" w:initials="ED">
    <w:p w14:paraId="4CB1F5AC" w14:textId="6081D97F" w:rsidR="00EB6F10" w:rsidRDefault="00EB6F10">
      <w:pPr>
        <w:pStyle w:val="CommentText"/>
      </w:pPr>
      <w:r>
        <w:rPr>
          <w:rStyle w:val="CommentReference"/>
        </w:rPr>
        <w:annotationRef/>
      </w:r>
      <w:r w:rsidRPr="18B0EB22">
        <w:t>Moved this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DF35A4" w15:done="1"/>
  <w15:commentEx w15:paraId="0C1984E9" w15:done="1"/>
  <w15:commentEx w15:paraId="482D0C2D" w15:done="0"/>
  <w15:commentEx w15:paraId="4D7EA362" w15:done="0"/>
  <w15:commentEx w15:paraId="0E9E19DA" w15:done="1"/>
  <w15:commentEx w15:paraId="0FF3134F" w15:done="0"/>
  <w15:commentEx w15:paraId="4CB1F5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FE257" w16cex:dateUtc="2025-12-18T13:56:00Z"/>
  <w16cex:commentExtensible w16cex:durableId="6F97751C" w16cex:dateUtc="2026-01-15T21:34:00Z"/>
  <w16cex:commentExtensible w16cex:durableId="260F9CFC" w16cex:dateUtc="2026-02-05T15:24:00Z"/>
  <w16cex:commentExtensible w16cex:durableId="3B53F4AA" w16cex:dateUtc="2026-02-05T15:23:00Z"/>
  <w16cex:commentExtensible w16cex:durableId="3FC24C38" w16cex:dateUtc="2025-12-05T15:23:00Z"/>
  <w16cex:commentExtensible w16cex:durableId="519AD8C3" w16cex:dateUtc="2026-02-05T15:29:00Z"/>
  <w16cex:commentExtensible w16cex:durableId="522694F7" w16cex:dateUtc="2026-02-05T1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DF35A4" w16cid:durableId="658FE257"/>
  <w16cid:commentId w16cid:paraId="0C1984E9" w16cid:durableId="6F97751C"/>
  <w16cid:commentId w16cid:paraId="482D0C2D" w16cid:durableId="260F9CFC"/>
  <w16cid:commentId w16cid:paraId="4D7EA362" w16cid:durableId="3B53F4AA"/>
  <w16cid:commentId w16cid:paraId="0E9E19DA" w16cid:durableId="3FC24C38"/>
  <w16cid:commentId w16cid:paraId="0FF3134F" w16cid:durableId="519AD8C3"/>
  <w16cid:commentId w16cid:paraId="4CB1F5AC" w16cid:durableId="522694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4C3BA" w14:textId="77777777" w:rsidR="00D60422" w:rsidRDefault="00D60422" w:rsidP="0083408B">
      <w:pPr>
        <w:spacing w:after="0" w:line="240" w:lineRule="auto"/>
      </w:pPr>
      <w:r>
        <w:separator/>
      </w:r>
    </w:p>
  </w:endnote>
  <w:endnote w:type="continuationSeparator" w:id="0">
    <w:p w14:paraId="78FEDCD6" w14:textId="77777777" w:rsidR="00D60422" w:rsidRDefault="00D60422" w:rsidP="00834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771D" w14:textId="77777777" w:rsidR="00D60422" w:rsidRDefault="00D60422" w:rsidP="0083408B">
      <w:pPr>
        <w:spacing w:after="0" w:line="240" w:lineRule="auto"/>
      </w:pPr>
      <w:r>
        <w:separator/>
      </w:r>
    </w:p>
  </w:footnote>
  <w:footnote w:type="continuationSeparator" w:id="0">
    <w:p w14:paraId="6AFF7466" w14:textId="77777777" w:rsidR="00D60422" w:rsidRDefault="00D60422" w:rsidP="00834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22431592"/>
      <w:docPartObj>
        <w:docPartGallery w:val="Page Numbers (Top of Page)"/>
        <w:docPartUnique/>
      </w:docPartObj>
    </w:sdtPr>
    <w:sdtEndPr>
      <w:rPr>
        <w:b/>
        <w:bCs/>
        <w:noProof/>
        <w:color w:val="auto"/>
        <w:spacing w:val="0"/>
      </w:rPr>
    </w:sdtEndPr>
    <w:sdtContent>
      <w:p w14:paraId="5743845D" w14:textId="4817FEAF" w:rsidR="004B492B" w:rsidRDefault="004B492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8717220" w14:textId="77777777" w:rsidR="004B492B" w:rsidRDefault="004B4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0C5"/>
    <w:multiLevelType w:val="hybridMultilevel"/>
    <w:tmpl w:val="B6A8D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9343E"/>
    <w:multiLevelType w:val="hybridMultilevel"/>
    <w:tmpl w:val="B37E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B07EE"/>
    <w:multiLevelType w:val="hybridMultilevel"/>
    <w:tmpl w:val="A93A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561A4"/>
    <w:multiLevelType w:val="hybridMultilevel"/>
    <w:tmpl w:val="23C83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12B6E"/>
    <w:multiLevelType w:val="hybridMultilevel"/>
    <w:tmpl w:val="91448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002E9"/>
    <w:multiLevelType w:val="hybridMultilevel"/>
    <w:tmpl w:val="761A3B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FF5563"/>
    <w:multiLevelType w:val="hybridMultilevel"/>
    <w:tmpl w:val="EF54F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181114"/>
    <w:multiLevelType w:val="hybridMultilevel"/>
    <w:tmpl w:val="9F46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345EC5"/>
    <w:multiLevelType w:val="hybridMultilevel"/>
    <w:tmpl w:val="F69C68F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9" w15:restartNumberingAfterBreak="0">
    <w:nsid w:val="115228CA"/>
    <w:multiLevelType w:val="hybridMultilevel"/>
    <w:tmpl w:val="23E0C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A622F4"/>
    <w:multiLevelType w:val="hybridMultilevel"/>
    <w:tmpl w:val="4E86D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A71E04"/>
    <w:multiLevelType w:val="hybridMultilevel"/>
    <w:tmpl w:val="4C001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97F64"/>
    <w:multiLevelType w:val="hybridMultilevel"/>
    <w:tmpl w:val="F39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01819"/>
    <w:multiLevelType w:val="hybridMultilevel"/>
    <w:tmpl w:val="FAECC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693FC6"/>
    <w:multiLevelType w:val="hybridMultilevel"/>
    <w:tmpl w:val="8820A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BE5985"/>
    <w:multiLevelType w:val="hybridMultilevel"/>
    <w:tmpl w:val="3EAEF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407359"/>
    <w:multiLevelType w:val="hybridMultilevel"/>
    <w:tmpl w:val="E0E65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1723B9"/>
    <w:multiLevelType w:val="hybridMultilevel"/>
    <w:tmpl w:val="4C642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D7148"/>
    <w:multiLevelType w:val="hybridMultilevel"/>
    <w:tmpl w:val="617EB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E206E"/>
    <w:multiLevelType w:val="hybridMultilevel"/>
    <w:tmpl w:val="CE1A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147C6"/>
    <w:multiLevelType w:val="hybridMultilevel"/>
    <w:tmpl w:val="7AB4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73296B"/>
    <w:multiLevelType w:val="hybridMultilevel"/>
    <w:tmpl w:val="5818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2E319A"/>
    <w:multiLevelType w:val="hybridMultilevel"/>
    <w:tmpl w:val="326A6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E0A2A"/>
    <w:multiLevelType w:val="hybridMultilevel"/>
    <w:tmpl w:val="4E68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9D0942"/>
    <w:multiLevelType w:val="hybridMultilevel"/>
    <w:tmpl w:val="34F4CB26"/>
    <w:lvl w:ilvl="0" w:tplc="1B26E29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A33CD4"/>
    <w:multiLevelType w:val="hybridMultilevel"/>
    <w:tmpl w:val="86F4A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E46628"/>
    <w:multiLevelType w:val="hybridMultilevel"/>
    <w:tmpl w:val="8D44D3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4E2D6CBB"/>
    <w:multiLevelType w:val="hybridMultilevel"/>
    <w:tmpl w:val="E14EE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E42020"/>
    <w:multiLevelType w:val="hybridMultilevel"/>
    <w:tmpl w:val="61F0C15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9" w15:restartNumberingAfterBreak="0">
    <w:nsid w:val="52956983"/>
    <w:multiLevelType w:val="hybridMultilevel"/>
    <w:tmpl w:val="3376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7D3C88"/>
    <w:multiLevelType w:val="hybridMultilevel"/>
    <w:tmpl w:val="C2E69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421318"/>
    <w:multiLevelType w:val="hybridMultilevel"/>
    <w:tmpl w:val="DE6A20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1901EB7"/>
    <w:multiLevelType w:val="hybridMultilevel"/>
    <w:tmpl w:val="3772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997EAF"/>
    <w:multiLevelType w:val="hybridMultilevel"/>
    <w:tmpl w:val="B0C86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FD6767"/>
    <w:multiLevelType w:val="hybridMultilevel"/>
    <w:tmpl w:val="44C4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AF5178"/>
    <w:multiLevelType w:val="hybridMultilevel"/>
    <w:tmpl w:val="385A1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516373"/>
    <w:multiLevelType w:val="hybridMultilevel"/>
    <w:tmpl w:val="DCE0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F167C3"/>
    <w:multiLevelType w:val="hybridMultilevel"/>
    <w:tmpl w:val="DA68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8466BE"/>
    <w:multiLevelType w:val="hybridMultilevel"/>
    <w:tmpl w:val="8216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992937"/>
    <w:multiLevelType w:val="hybridMultilevel"/>
    <w:tmpl w:val="D812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0A2956"/>
    <w:multiLevelType w:val="hybridMultilevel"/>
    <w:tmpl w:val="02ACD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1F0F55"/>
    <w:multiLevelType w:val="hybridMultilevel"/>
    <w:tmpl w:val="CAFCD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843370"/>
    <w:multiLevelType w:val="hybridMultilevel"/>
    <w:tmpl w:val="2D743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B52770"/>
    <w:multiLevelType w:val="hybridMultilevel"/>
    <w:tmpl w:val="4030D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6411F4"/>
    <w:multiLevelType w:val="hybridMultilevel"/>
    <w:tmpl w:val="D2000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681267"/>
    <w:multiLevelType w:val="hybridMultilevel"/>
    <w:tmpl w:val="726877A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num w:numId="1" w16cid:durableId="680670507">
    <w:abstractNumId w:val="32"/>
  </w:num>
  <w:num w:numId="2" w16cid:durableId="1084498410">
    <w:abstractNumId w:val="28"/>
  </w:num>
  <w:num w:numId="3" w16cid:durableId="386925640">
    <w:abstractNumId w:val="45"/>
  </w:num>
  <w:num w:numId="4" w16cid:durableId="632908182">
    <w:abstractNumId w:val="42"/>
  </w:num>
  <w:num w:numId="5" w16cid:durableId="1518349386">
    <w:abstractNumId w:val="30"/>
  </w:num>
  <w:num w:numId="6" w16cid:durableId="681053156">
    <w:abstractNumId w:val="36"/>
  </w:num>
  <w:num w:numId="7" w16cid:durableId="428892486">
    <w:abstractNumId w:val="1"/>
  </w:num>
  <w:num w:numId="8" w16cid:durableId="960307921">
    <w:abstractNumId w:val="0"/>
  </w:num>
  <w:num w:numId="9" w16cid:durableId="1254121496">
    <w:abstractNumId w:val="5"/>
  </w:num>
  <w:num w:numId="10" w16cid:durableId="798450444">
    <w:abstractNumId w:val="6"/>
  </w:num>
  <w:num w:numId="11" w16cid:durableId="1314066004">
    <w:abstractNumId w:val="34"/>
  </w:num>
  <w:num w:numId="12" w16cid:durableId="1260022293">
    <w:abstractNumId w:val="43"/>
  </w:num>
  <w:num w:numId="13" w16cid:durableId="204755294">
    <w:abstractNumId w:val="20"/>
  </w:num>
  <w:num w:numId="14" w16cid:durableId="766313882">
    <w:abstractNumId w:val="7"/>
  </w:num>
  <w:num w:numId="15" w16cid:durableId="271784488">
    <w:abstractNumId w:val="35"/>
  </w:num>
  <w:num w:numId="16" w16cid:durableId="1333223456">
    <w:abstractNumId w:val="16"/>
  </w:num>
  <w:num w:numId="17" w16cid:durableId="330180266">
    <w:abstractNumId w:val="13"/>
  </w:num>
  <w:num w:numId="18" w16cid:durableId="1431897615">
    <w:abstractNumId w:val="14"/>
  </w:num>
  <w:num w:numId="19" w16cid:durableId="452749394">
    <w:abstractNumId w:val="37"/>
  </w:num>
  <w:num w:numId="20" w16cid:durableId="76364707">
    <w:abstractNumId w:val="9"/>
  </w:num>
  <w:num w:numId="21" w16cid:durableId="1739208271">
    <w:abstractNumId w:val="15"/>
  </w:num>
  <w:num w:numId="22" w16cid:durableId="1085153309">
    <w:abstractNumId w:val="21"/>
  </w:num>
  <w:num w:numId="23" w16cid:durableId="491333366">
    <w:abstractNumId w:val="38"/>
  </w:num>
  <w:num w:numId="24" w16cid:durableId="1263219374">
    <w:abstractNumId w:val="24"/>
  </w:num>
  <w:num w:numId="25" w16cid:durableId="9332575">
    <w:abstractNumId w:val="27"/>
  </w:num>
  <w:num w:numId="26" w16cid:durableId="495344682">
    <w:abstractNumId w:val="3"/>
  </w:num>
  <w:num w:numId="27" w16cid:durableId="1682049593">
    <w:abstractNumId w:val="31"/>
  </w:num>
  <w:num w:numId="28" w16cid:durableId="1445612369">
    <w:abstractNumId w:val="10"/>
  </w:num>
  <w:num w:numId="29" w16cid:durableId="1590233421">
    <w:abstractNumId w:val="2"/>
  </w:num>
  <w:num w:numId="30" w16cid:durableId="24143177">
    <w:abstractNumId w:val="39"/>
  </w:num>
  <w:num w:numId="31" w16cid:durableId="347290195">
    <w:abstractNumId w:val="29"/>
  </w:num>
  <w:num w:numId="32" w16cid:durableId="1501043168">
    <w:abstractNumId w:val="33"/>
  </w:num>
  <w:num w:numId="33" w16cid:durableId="347488858">
    <w:abstractNumId w:val="26"/>
  </w:num>
  <w:num w:numId="34" w16cid:durableId="1727685144">
    <w:abstractNumId w:val="4"/>
  </w:num>
  <w:num w:numId="35" w16cid:durableId="1847284729">
    <w:abstractNumId w:val="18"/>
  </w:num>
  <w:num w:numId="36" w16cid:durableId="2138985358">
    <w:abstractNumId w:val="17"/>
  </w:num>
  <w:num w:numId="37" w16cid:durableId="1040086405">
    <w:abstractNumId w:val="19"/>
  </w:num>
  <w:num w:numId="38" w16cid:durableId="1602562309">
    <w:abstractNumId w:val="41"/>
  </w:num>
  <w:num w:numId="39" w16cid:durableId="636685566">
    <w:abstractNumId w:val="11"/>
  </w:num>
  <w:num w:numId="40" w16cid:durableId="1953320006">
    <w:abstractNumId w:val="40"/>
  </w:num>
  <w:num w:numId="41" w16cid:durableId="1198855582">
    <w:abstractNumId w:val="44"/>
  </w:num>
  <w:num w:numId="42" w16cid:durableId="1976982560">
    <w:abstractNumId w:val="8"/>
  </w:num>
  <w:num w:numId="43" w16cid:durableId="917591554">
    <w:abstractNumId w:val="23"/>
  </w:num>
  <w:num w:numId="44" w16cid:durableId="668605716">
    <w:abstractNumId w:val="22"/>
  </w:num>
  <w:num w:numId="45" w16cid:durableId="1140616297">
    <w:abstractNumId w:val="25"/>
  </w:num>
  <w:num w:numId="46" w16cid:durableId="1533227688">
    <w:abstractNumId w:val="1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Damazo">
    <w15:presenceInfo w15:providerId="AD" w15:userId="S::edamazo@teamster.org::19bbd049-b238-4d97-93ff-57dac4b77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60"/>
    <w:rsid w:val="00001033"/>
    <w:rsid w:val="00001043"/>
    <w:rsid w:val="00001D23"/>
    <w:rsid w:val="00001E59"/>
    <w:rsid w:val="00001FF0"/>
    <w:rsid w:val="0000260B"/>
    <w:rsid w:val="00004D2C"/>
    <w:rsid w:val="00004F56"/>
    <w:rsid w:val="00006F34"/>
    <w:rsid w:val="000076B6"/>
    <w:rsid w:val="00010BAB"/>
    <w:rsid w:val="00012B16"/>
    <w:rsid w:val="00012D27"/>
    <w:rsid w:val="00013DAD"/>
    <w:rsid w:val="00015B97"/>
    <w:rsid w:val="00015C9C"/>
    <w:rsid w:val="000162C1"/>
    <w:rsid w:val="000168AD"/>
    <w:rsid w:val="00016E41"/>
    <w:rsid w:val="00017E83"/>
    <w:rsid w:val="00022143"/>
    <w:rsid w:val="000226EA"/>
    <w:rsid w:val="0002281A"/>
    <w:rsid w:val="00022F73"/>
    <w:rsid w:val="000238D0"/>
    <w:rsid w:val="000248D3"/>
    <w:rsid w:val="00025F66"/>
    <w:rsid w:val="00026F13"/>
    <w:rsid w:val="000308A7"/>
    <w:rsid w:val="00030A4E"/>
    <w:rsid w:val="00030D65"/>
    <w:rsid w:val="000317FF"/>
    <w:rsid w:val="000324D5"/>
    <w:rsid w:val="0003623E"/>
    <w:rsid w:val="000370C9"/>
    <w:rsid w:val="0004282F"/>
    <w:rsid w:val="000443C6"/>
    <w:rsid w:val="00044E79"/>
    <w:rsid w:val="000461E2"/>
    <w:rsid w:val="0004624A"/>
    <w:rsid w:val="000477CC"/>
    <w:rsid w:val="00050695"/>
    <w:rsid w:val="000518E2"/>
    <w:rsid w:val="0005212C"/>
    <w:rsid w:val="000541F6"/>
    <w:rsid w:val="0005485B"/>
    <w:rsid w:val="00055514"/>
    <w:rsid w:val="00056EA8"/>
    <w:rsid w:val="0005705D"/>
    <w:rsid w:val="000623DF"/>
    <w:rsid w:val="0006258E"/>
    <w:rsid w:val="00065939"/>
    <w:rsid w:val="000660E1"/>
    <w:rsid w:val="0006669F"/>
    <w:rsid w:val="00067868"/>
    <w:rsid w:val="000678EE"/>
    <w:rsid w:val="000725CB"/>
    <w:rsid w:val="00073CB2"/>
    <w:rsid w:val="00074429"/>
    <w:rsid w:val="000747F5"/>
    <w:rsid w:val="00075A53"/>
    <w:rsid w:val="00080416"/>
    <w:rsid w:val="00080C40"/>
    <w:rsid w:val="00081131"/>
    <w:rsid w:val="00082852"/>
    <w:rsid w:val="00083A8B"/>
    <w:rsid w:val="00084540"/>
    <w:rsid w:val="0008549B"/>
    <w:rsid w:val="0008612C"/>
    <w:rsid w:val="000908D7"/>
    <w:rsid w:val="00092907"/>
    <w:rsid w:val="000933B3"/>
    <w:rsid w:val="0009430F"/>
    <w:rsid w:val="000965E3"/>
    <w:rsid w:val="000A0953"/>
    <w:rsid w:val="000A0C3E"/>
    <w:rsid w:val="000A1118"/>
    <w:rsid w:val="000A1C65"/>
    <w:rsid w:val="000A1C9A"/>
    <w:rsid w:val="000A2CFC"/>
    <w:rsid w:val="000A4266"/>
    <w:rsid w:val="000A635B"/>
    <w:rsid w:val="000A6C9A"/>
    <w:rsid w:val="000B0328"/>
    <w:rsid w:val="000B258D"/>
    <w:rsid w:val="000B3165"/>
    <w:rsid w:val="000B6CF9"/>
    <w:rsid w:val="000B6EDE"/>
    <w:rsid w:val="000B7ED1"/>
    <w:rsid w:val="000C044F"/>
    <w:rsid w:val="000C0ECF"/>
    <w:rsid w:val="000C244C"/>
    <w:rsid w:val="000C3E25"/>
    <w:rsid w:val="000C4177"/>
    <w:rsid w:val="000C4495"/>
    <w:rsid w:val="000C5CC1"/>
    <w:rsid w:val="000C5E66"/>
    <w:rsid w:val="000C7137"/>
    <w:rsid w:val="000D0281"/>
    <w:rsid w:val="000D21A5"/>
    <w:rsid w:val="000D405F"/>
    <w:rsid w:val="000D45D3"/>
    <w:rsid w:val="000D51A6"/>
    <w:rsid w:val="000D7A28"/>
    <w:rsid w:val="000E3903"/>
    <w:rsid w:val="000E44DD"/>
    <w:rsid w:val="000E4944"/>
    <w:rsid w:val="000E4D5C"/>
    <w:rsid w:val="000E5A27"/>
    <w:rsid w:val="000E5BA3"/>
    <w:rsid w:val="000E5CCA"/>
    <w:rsid w:val="000F0EB2"/>
    <w:rsid w:val="000F186B"/>
    <w:rsid w:val="000F1DBA"/>
    <w:rsid w:val="000F2AB6"/>
    <w:rsid w:val="000F2FDB"/>
    <w:rsid w:val="000F3FC2"/>
    <w:rsid w:val="000F79E7"/>
    <w:rsid w:val="001001D1"/>
    <w:rsid w:val="0010087D"/>
    <w:rsid w:val="00100D7F"/>
    <w:rsid w:val="00101AF5"/>
    <w:rsid w:val="00101F16"/>
    <w:rsid w:val="0010281A"/>
    <w:rsid w:val="00103959"/>
    <w:rsid w:val="00103981"/>
    <w:rsid w:val="00104728"/>
    <w:rsid w:val="00104CC9"/>
    <w:rsid w:val="0010541F"/>
    <w:rsid w:val="001062FA"/>
    <w:rsid w:val="00107AA6"/>
    <w:rsid w:val="00107CAE"/>
    <w:rsid w:val="00107EFD"/>
    <w:rsid w:val="00111129"/>
    <w:rsid w:val="00111A1D"/>
    <w:rsid w:val="001123B4"/>
    <w:rsid w:val="001127B3"/>
    <w:rsid w:val="001136C7"/>
    <w:rsid w:val="00113AAE"/>
    <w:rsid w:val="00114C5E"/>
    <w:rsid w:val="00115C1F"/>
    <w:rsid w:val="00116352"/>
    <w:rsid w:val="00116954"/>
    <w:rsid w:val="00117650"/>
    <w:rsid w:val="001206CC"/>
    <w:rsid w:val="001211DF"/>
    <w:rsid w:val="001219DB"/>
    <w:rsid w:val="001225E8"/>
    <w:rsid w:val="00123494"/>
    <w:rsid w:val="00126427"/>
    <w:rsid w:val="00126511"/>
    <w:rsid w:val="001268F5"/>
    <w:rsid w:val="00126928"/>
    <w:rsid w:val="001275BE"/>
    <w:rsid w:val="00130A0C"/>
    <w:rsid w:val="001314CD"/>
    <w:rsid w:val="00131FB9"/>
    <w:rsid w:val="0013217E"/>
    <w:rsid w:val="001334B7"/>
    <w:rsid w:val="00135533"/>
    <w:rsid w:val="0013796D"/>
    <w:rsid w:val="0014129C"/>
    <w:rsid w:val="001418B2"/>
    <w:rsid w:val="00142A32"/>
    <w:rsid w:val="001449FA"/>
    <w:rsid w:val="00146A8F"/>
    <w:rsid w:val="00146DC3"/>
    <w:rsid w:val="001507A5"/>
    <w:rsid w:val="00151B18"/>
    <w:rsid w:val="001523DE"/>
    <w:rsid w:val="00152919"/>
    <w:rsid w:val="00152D60"/>
    <w:rsid w:val="001543EE"/>
    <w:rsid w:val="00156605"/>
    <w:rsid w:val="00157A56"/>
    <w:rsid w:val="00157D9F"/>
    <w:rsid w:val="001612D4"/>
    <w:rsid w:val="00165159"/>
    <w:rsid w:val="00165207"/>
    <w:rsid w:val="00165D0C"/>
    <w:rsid w:val="001677B9"/>
    <w:rsid w:val="001705C6"/>
    <w:rsid w:val="00171100"/>
    <w:rsid w:val="00171A0B"/>
    <w:rsid w:val="00171C27"/>
    <w:rsid w:val="00173CC3"/>
    <w:rsid w:val="0017625C"/>
    <w:rsid w:val="00177892"/>
    <w:rsid w:val="001815A6"/>
    <w:rsid w:val="00181737"/>
    <w:rsid w:val="00181E96"/>
    <w:rsid w:val="00182792"/>
    <w:rsid w:val="00182D41"/>
    <w:rsid w:val="00183700"/>
    <w:rsid w:val="00183A09"/>
    <w:rsid w:val="00185591"/>
    <w:rsid w:val="00187376"/>
    <w:rsid w:val="0019005B"/>
    <w:rsid w:val="00195461"/>
    <w:rsid w:val="00195611"/>
    <w:rsid w:val="001A009B"/>
    <w:rsid w:val="001A2013"/>
    <w:rsid w:val="001A20F7"/>
    <w:rsid w:val="001A2A90"/>
    <w:rsid w:val="001A2DB3"/>
    <w:rsid w:val="001A3460"/>
    <w:rsid w:val="001A3C71"/>
    <w:rsid w:val="001A3F9F"/>
    <w:rsid w:val="001A4566"/>
    <w:rsid w:val="001A4B9C"/>
    <w:rsid w:val="001A52FF"/>
    <w:rsid w:val="001A554C"/>
    <w:rsid w:val="001A572E"/>
    <w:rsid w:val="001A6C31"/>
    <w:rsid w:val="001B0681"/>
    <w:rsid w:val="001B3CE3"/>
    <w:rsid w:val="001B641C"/>
    <w:rsid w:val="001C1D41"/>
    <w:rsid w:val="001C2D08"/>
    <w:rsid w:val="001C30F8"/>
    <w:rsid w:val="001C3D08"/>
    <w:rsid w:val="001C4A25"/>
    <w:rsid w:val="001C5710"/>
    <w:rsid w:val="001C57E7"/>
    <w:rsid w:val="001C72D4"/>
    <w:rsid w:val="001C7FA0"/>
    <w:rsid w:val="001C7FAD"/>
    <w:rsid w:val="001D01AE"/>
    <w:rsid w:val="001D02B8"/>
    <w:rsid w:val="001D11B9"/>
    <w:rsid w:val="001D2301"/>
    <w:rsid w:val="001D3910"/>
    <w:rsid w:val="001D3C90"/>
    <w:rsid w:val="001D3EFC"/>
    <w:rsid w:val="001D44CE"/>
    <w:rsid w:val="001E04B8"/>
    <w:rsid w:val="001E0FB4"/>
    <w:rsid w:val="001E11EA"/>
    <w:rsid w:val="001E13E6"/>
    <w:rsid w:val="001E157B"/>
    <w:rsid w:val="001E228D"/>
    <w:rsid w:val="001E23AF"/>
    <w:rsid w:val="001E52A8"/>
    <w:rsid w:val="001E6631"/>
    <w:rsid w:val="001F0656"/>
    <w:rsid w:val="001F12F9"/>
    <w:rsid w:val="001F2572"/>
    <w:rsid w:val="001F3420"/>
    <w:rsid w:val="001F4409"/>
    <w:rsid w:val="001F461B"/>
    <w:rsid w:val="001F5732"/>
    <w:rsid w:val="001F5D38"/>
    <w:rsid w:val="001F6B4C"/>
    <w:rsid w:val="001F7037"/>
    <w:rsid w:val="001F73DC"/>
    <w:rsid w:val="001F7FC2"/>
    <w:rsid w:val="002003CD"/>
    <w:rsid w:val="00200BCB"/>
    <w:rsid w:val="002025CF"/>
    <w:rsid w:val="0020342C"/>
    <w:rsid w:val="00207D42"/>
    <w:rsid w:val="00211688"/>
    <w:rsid w:val="00214B90"/>
    <w:rsid w:val="00215E19"/>
    <w:rsid w:val="002161A6"/>
    <w:rsid w:val="00217077"/>
    <w:rsid w:val="00217AD6"/>
    <w:rsid w:val="00220B60"/>
    <w:rsid w:val="00221991"/>
    <w:rsid w:val="002225D3"/>
    <w:rsid w:val="0022356B"/>
    <w:rsid w:val="00223F28"/>
    <w:rsid w:val="0023198A"/>
    <w:rsid w:val="002337C8"/>
    <w:rsid w:val="00235097"/>
    <w:rsid w:val="0023579C"/>
    <w:rsid w:val="00236B34"/>
    <w:rsid w:val="00237DC7"/>
    <w:rsid w:val="00242359"/>
    <w:rsid w:val="00242F5C"/>
    <w:rsid w:val="00244999"/>
    <w:rsid w:val="00244B1C"/>
    <w:rsid w:val="00244D3E"/>
    <w:rsid w:val="0024651E"/>
    <w:rsid w:val="00246635"/>
    <w:rsid w:val="00247430"/>
    <w:rsid w:val="00250518"/>
    <w:rsid w:val="00252207"/>
    <w:rsid w:val="00253417"/>
    <w:rsid w:val="00254C1D"/>
    <w:rsid w:val="00256387"/>
    <w:rsid w:val="0025704C"/>
    <w:rsid w:val="002571AB"/>
    <w:rsid w:val="002600D4"/>
    <w:rsid w:val="0026023E"/>
    <w:rsid w:val="0026024A"/>
    <w:rsid w:val="00262D36"/>
    <w:rsid w:val="0026503F"/>
    <w:rsid w:val="00265283"/>
    <w:rsid w:val="00265B82"/>
    <w:rsid w:val="00265D4E"/>
    <w:rsid w:val="00266782"/>
    <w:rsid w:val="002702A3"/>
    <w:rsid w:val="00270FB0"/>
    <w:rsid w:val="00275A0C"/>
    <w:rsid w:val="00277256"/>
    <w:rsid w:val="00280DE7"/>
    <w:rsid w:val="00280FDB"/>
    <w:rsid w:val="00281CF6"/>
    <w:rsid w:val="00283F35"/>
    <w:rsid w:val="002844B3"/>
    <w:rsid w:val="002853DB"/>
    <w:rsid w:val="002854B0"/>
    <w:rsid w:val="00285A28"/>
    <w:rsid w:val="002866EC"/>
    <w:rsid w:val="0028692C"/>
    <w:rsid w:val="00286C71"/>
    <w:rsid w:val="002876EC"/>
    <w:rsid w:val="00287771"/>
    <w:rsid w:val="00287C0D"/>
    <w:rsid w:val="0029010D"/>
    <w:rsid w:val="00290360"/>
    <w:rsid w:val="00291873"/>
    <w:rsid w:val="00291FE1"/>
    <w:rsid w:val="00292724"/>
    <w:rsid w:val="00293258"/>
    <w:rsid w:val="00296E0A"/>
    <w:rsid w:val="00296ED4"/>
    <w:rsid w:val="002978DA"/>
    <w:rsid w:val="002A0276"/>
    <w:rsid w:val="002A0983"/>
    <w:rsid w:val="002A0A80"/>
    <w:rsid w:val="002A0AB3"/>
    <w:rsid w:val="002A1158"/>
    <w:rsid w:val="002A1323"/>
    <w:rsid w:val="002A1DD4"/>
    <w:rsid w:val="002A2610"/>
    <w:rsid w:val="002A5DA7"/>
    <w:rsid w:val="002A6963"/>
    <w:rsid w:val="002A6A33"/>
    <w:rsid w:val="002B080D"/>
    <w:rsid w:val="002B131B"/>
    <w:rsid w:val="002B2EAF"/>
    <w:rsid w:val="002B3198"/>
    <w:rsid w:val="002B3F05"/>
    <w:rsid w:val="002B4142"/>
    <w:rsid w:val="002B4424"/>
    <w:rsid w:val="002B4C5B"/>
    <w:rsid w:val="002B5D2B"/>
    <w:rsid w:val="002C1278"/>
    <w:rsid w:val="002C200F"/>
    <w:rsid w:val="002C20E6"/>
    <w:rsid w:val="002C2295"/>
    <w:rsid w:val="002C3C3A"/>
    <w:rsid w:val="002C5AAA"/>
    <w:rsid w:val="002C62B9"/>
    <w:rsid w:val="002C78CC"/>
    <w:rsid w:val="002D09FE"/>
    <w:rsid w:val="002D0BC7"/>
    <w:rsid w:val="002D0D52"/>
    <w:rsid w:val="002D2A69"/>
    <w:rsid w:val="002D4394"/>
    <w:rsid w:val="002D7CD0"/>
    <w:rsid w:val="002E1A1D"/>
    <w:rsid w:val="002E1F75"/>
    <w:rsid w:val="002E211C"/>
    <w:rsid w:val="002E24FB"/>
    <w:rsid w:val="002E3B08"/>
    <w:rsid w:val="002E4BAC"/>
    <w:rsid w:val="002E4D29"/>
    <w:rsid w:val="002F4C90"/>
    <w:rsid w:val="002F6987"/>
    <w:rsid w:val="002F7712"/>
    <w:rsid w:val="00300DFE"/>
    <w:rsid w:val="0030108E"/>
    <w:rsid w:val="0030212A"/>
    <w:rsid w:val="00302D77"/>
    <w:rsid w:val="003039C9"/>
    <w:rsid w:val="00304DD2"/>
    <w:rsid w:val="00306E1E"/>
    <w:rsid w:val="00311949"/>
    <w:rsid w:val="0031529A"/>
    <w:rsid w:val="0032085B"/>
    <w:rsid w:val="003227A2"/>
    <w:rsid w:val="003236E2"/>
    <w:rsid w:val="00324DEB"/>
    <w:rsid w:val="00326215"/>
    <w:rsid w:val="0032692C"/>
    <w:rsid w:val="00326DB1"/>
    <w:rsid w:val="00330503"/>
    <w:rsid w:val="00330803"/>
    <w:rsid w:val="00330BBA"/>
    <w:rsid w:val="00331289"/>
    <w:rsid w:val="00331452"/>
    <w:rsid w:val="00331CBE"/>
    <w:rsid w:val="003322DE"/>
    <w:rsid w:val="00332444"/>
    <w:rsid w:val="003331F9"/>
    <w:rsid w:val="0033332E"/>
    <w:rsid w:val="00333A68"/>
    <w:rsid w:val="00334D63"/>
    <w:rsid w:val="00335213"/>
    <w:rsid w:val="00335E0F"/>
    <w:rsid w:val="00340CC8"/>
    <w:rsid w:val="00342CF0"/>
    <w:rsid w:val="00343BE0"/>
    <w:rsid w:val="00343DC3"/>
    <w:rsid w:val="00345F44"/>
    <w:rsid w:val="00346784"/>
    <w:rsid w:val="003467D4"/>
    <w:rsid w:val="00346F09"/>
    <w:rsid w:val="00346F37"/>
    <w:rsid w:val="00347414"/>
    <w:rsid w:val="00347BE9"/>
    <w:rsid w:val="00350E95"/>
    <w:rsid w:val="0035134A"/>
    <w:rsid w:val="00351484"/>
    <w:rsid w:val="0035291D"/>
    <w:rsid w:val="00353BBD"/>
    <w:rsid w:val="00354314"/>
    <w:rsid w:val="003544B2"/>
    <w:rsid w:val="00354987"/>
    <w:rsid w:val="003565B4"/>
    <w:rsid w:val="00356814"/>
    <w:rsid w:val="00357A95"/>
    <w:rsid w:val="0036145E"/>
    <w:rsid w:val="003654AD"/>
    <w:rsid w:val="00365DA5"/>
    <w:rsid w:val="00366BA2"/>
    <w:rsid w:val="00370439"/>
    <w:rsid w:val="0037069A"/>
    <w:rsid w:val="003708EF"/>
    <w:rsid w:val="00371431"/>
    <w:rsid w:val="0037199A"/>
    <w:rsid w:val="00371DD5"/>
    <w:rsid w:val="0037212B"/>
    <w:rsid w:val="00372BC7"/>
    <w:rsid w:val="00372EFF"/>
    <w:rsid w:val="003754A7"/>
    <w:rsid w:val="00376293"/>
    <w:rsid w:val="00376F32"/>
    <w:rsid w:val="00381D5C"/>
    <w:rsid w:val="00381F35"/>
    <w:rsid w:val="0038209F"/>
    <w:rsid w:val="00384986"/>
    <w:rsid w:val="003869EA"/>
    <w:rsid w:val="00393EC4"/>
    <w:rsid w:val="00394A86"/>
    <w:rsid w:val="00396529"/>
    <w:rsid w:val="003A062A"/>
    <w:rsid w:val="003A083D"/>
    <w:rsid w:val="003A0F89"/>
    <w:rsid w:val="003A121C"/>
    <w:rsid w:val="003A2332"/>
    <w:rsid w:val="003A30CA"/>
    <w:rsid w:val="003A3686"/>
    <w:rsid w:val="003A37EC"/>
    <w:rsid w:val="003A59CA"/>
    <w:rsid w:val="003A5B6F"/>
    <w:rsid w:val="003A5DC3"/>
    <w:rsid w:val="003B0E3F"/>
    <w:rsid w:val="003B1C08"/>
    <w:rsid w:val="003B2175"/>
    <w:rsid w:val="003B2769"/>
    <w:rsid w:val="003B2772"/>
    <w:rsid w:val="003B3741"/>
    <w:rsid w:val="003B51CE"/>
    <w:rsid w:val="003C15E3"/>
    <w:rsid w:val="003C1851"/>
    <w:rsid w:val="003C23DD"/>
    <w:rsid w:val="003C354F"/>
    <w:rsid w:val="003C4E8C"/>
    <w:rsid w:val="003C533A"/>
    <w:rsid w:val="003C5B1C"/>
    <w:rsid w:val="003C62AB"/>
    <w:rsid w:val="003C6424"/>
    <w:rsid w:val="003C74C9"/>
    <w:rsid w:val="003C7CCE"/>
    <w:rsid w:val="003C7E16"/>
    <w:rsid w:val="003D37D5"/>
    <w:rsid w:val="003D52D5"/>
    <w:rsid w:val="003D54DA"/>
    <w:rsid w:val="003D5798"/>
    <w:rsid w:val="003D5850"/>
    <w:rsid w:val="003E1340"/>
    <w:rsid w:val="003E1ECC"/>
    <w:rsid w:val="003E2978"/>
    <w:rsid w:val="003E2A29"/>
    <w:rsid w:val="003E32CE"/>
    <w:rsid w:val="003E4981"/>
    <w:rsid w:val="003E5D31"/>
    <w:rsid w:val="003E7707"/>
    <w:rsid w:val="003E7E36"/>
    <w:rsid w:val="003F00DA"/>
    <w:rsid w:val="003F2697"/>
    <w:rsid w:val="003F4BCD"/>
    <w:rsid w:val="003F5042"/>
    <w:rsid w:val="003F5504"/>
    <w:rsid w:val="003F7367"/>
    <w:rsid w:val="003F742B"/>
    <w:rsid w:val="003F7DBA"/>
    <w:rsid w:val="0040091C"/>
    <w:rsid w:val="00400C59"/>
    <w:rsid w:val="004024F2"/>
    <w:rsid w:val="004026E2"/>
    <w:rsid w:val="00403673"/>
    <w:rsid w:val="004037B6"/>
    <w:rsid w:val="00405101"/>
    <w:rsid w:val="004056E2"/>
    <w:rsid w:val="00410051"/>
    <w:rsid w:val="00410D8A"/>
    <w:rsid w:val="004124D6"/>
    <w:rsid w:val="00412D79"/>
    <w:rsid w:val="00412F80"/>
    <w:rsid w:val="0041477E"/>
    <w:rsid w:val="00415645"/>
    <w:rsid w:val="00421CAE"/>
    <w:rsid w:val="00423B0F"/>
    <w:rsid w:val="00426296"/>
    <w:rsid w:val="0042698D"/>
    <w:rsid w:val="004301A1"/>
    <w:rsid w:val="0043042A"/>
    <w:rsid w:val="00433158"/>
    <w:rsid w:val="004361BD"/>
    <w:rsid w:val="00436648"/>
    <w:rsid w:val="00437712"/>
    <w:rsid w:val="00437C1D"/>
    <w:rsid w:val="004400CF"/>
    <w:rsid w:val="004406B3"/>
    <w:rsid w:val="00441AB6"/>
    <w:rsid w:val="004442A9"/>
    <w:rsid w:val="004452E3"/>
    <w:rsid w:val="0044587B"/>
    <w:rsid w:val="004459C5"/>
    <w:rsid w:val="0044677F"/>
    <w:rsid w:val="00446C96"/>
    <w:rsid w:val="00447A32"/>
    <w:rsid w:val="004511F4"/>
    <w:rsid w:val="004526C3"/>
    <w:rsid w:val="004539F7"/>
    <w:rsid w:val="0045440E"/>
    <w:rsid w:val="00454FE5"/>
    <w:rsid w:val="00455E4A"/>
    <w:rsid w:val="00455FF2"/>
    <w:rsid w:val="00460F52"/>
    <w:rsid w:val="0046288E"/>
    <w:rsid w:val="0046319B"/>
    <w:rsid w:val="00463F24"/>
    <w:rsid w:val="0046521B"/>
    <w:rsid w:val="0046711A"/>
    <w:rsid w:val="004678F3"/>
    <w:rsid w:val="004679F5"/>
    <w:rsid w:val="0047050C"/>
    <w:rsid w:val="00473B38"/>
    <w:rsid w:val="00473C03"/>
    <w:rsid w:val="004741DC"/>
    <w:rsid w:val="0047472D"/>
    <w:rsid w:val="00474970"/>
    <w:rsid w:val="00474FE0"/>
    <w:rsid w:val="00477A24"/>
    <w:rsid w:val="004800E2"/>
    <w:rsid w:val="00480B4C"/>
    <w:rsid w:val="0048141A"/>
    <w:rsid w:val="00481EBE"/>
    <w:rsid w:val="0048587A"/>
    <w:rsid w:val="004868BA"/>
    <w:rsid w:val="004868D5"/>
    <w:rsid w:val="00487000"/>
    <w:rsid w:val="00487501"/>
    <w:rsid w:val="00490E36"/>
    <w:rsid w:val="00490F7A"/>
    <w:rsid w:val="004930B5"/>
    <w:rsid w:val="0049367A"/>
    <w:rsid w:val="0049398A"/>
    <w:rsid w:val="0049561F"/>
    <w:rsid w:val="00495AED"/>
    <w:rsid w:val="00496160"/>
    <w:rsid w:val="00496473"/>
    <w:rsid w:val="0049683B"/>
    <w:rsid w:val="004968A0"/>
    <w:rsid w:val="004A1FB6"/>
    <w:rsid w:val="004A3B32"/>
    <w:rsid w:val="004A751D"/>
    <w:rsid w:val="004A7E9F"/>
    <w:rsid w:val="004B0E0B"/>
    <w:rsid w:val="004B109C"/>
    <w:rsid w:val="004B492B"/>
    <w:rsid w:val="004B570C"/>
    <w:rsid w:val="004C058A"/>
    <w:rsid w:val="004C2F2E"/>
    <w:rsid w:val="004C34F0"/>
    <w:rsid w:val="004C3FC4"/>
    <w:rsid w:val="004C5C6D"/>
    <w:rsid w:val="004C6960"/>
    <w:rsid w:val="004C7360"/>
    <w:rsid w:val="004C75DA"/>
    <w:rsid w:val="004C779A"/>
    <w:rsid w:val="004C7A15"/>
    <w:rsid w:val="004D0B09"/>
    <w:rsid w:val="004D1772"/>
    <w:rsid w:val="004D1F20"/>
    <w:rsid w:val="004D34BE"/>
    <w:rsid w:val="004D399A"/>
    <w:rsid w:val="004D39F8"/>
    <w:rsid w:val="004D429A"/>
    <w:rsid w:val="004D5124"/>
    <w:rsid w:val="004D7257"/>
    <w:rsid w:val="004D766D"/>
    <w:rsid w:val="004D768A"/>
    <w:rsid w:val="004E3226"/>
    <w:rsid w:val="004E459A"/>
    <w:rsid w:val="004E5803"/>
    <w:rsid w:val="004E5FFA"/>
    <w:rsid w:val="004E61B1"/>
    <w:rsid w:val="004E67F3"/>
    <w:rsid w:val="004E6C4B"/>
    <w:rsid w:val="004E797B"/>
    <w:rsid w:val="004F1FD7"/>
    <w:rsid w:val="004F2326"/>
    <w:rsid w:val="004F3D3C"/>
    <w:rsid w:val="004F5272"/>
    <w:rsid w:val="004F69A0"/>
    <w:rsid w:val="00500A12"/>
    <w:rsid w:val="00500D45"/>
    <w:rsid w:val="00502DF2"/>
    <w:rsid w:val="00504C1E"/>
    <w:rsid w:val="00506E06"/>
    <w:rsid w:val="00507B62"/>
    <w:rsid w:val="00507FFE"/>
    <w:rsid w:val="0051155A"/>
    <w:rsid w:val="005136AE"/>
    <w:rsid w:val="00513DA2"/>
    <w:rsid w:val="00514CFA"/>
    <w:rsid w:val="00515B74"/>
    <w:rsid w:val="0051607D"/>
    <w:rsid w:val="00516732"/>
    <w:rsid w:val="005172BE"/>
    <w:rsid w:val="00517339"/>
    <w:rsid w:val="00520B57"/>
    <w:rsid w:val="005211F5"/>
    <w:rsid w:val="00521F93"/>
    <w:rsid w:val="00522042"/>
    <w:rsid w:val="005221A4"/>
    <w:rsid w:val="0052281C"/>
    <w:rsid w:val="0052340F"/>
    <w:rsid w:val="00523BAF"/>
    <w:rsid w:val="00523EF5"/>
    <w:rsid w:val="005245BA"/>
    <w:rsid w:val="00526389"/>
    <w:rsid w:val="00526737"/>
    <w:rsid w:val="00526F49"/>
    <w:rsid w:val="005276FD"/>
    <w:rsid w:val="00531BED"/>
    <w:rsid w:val="00531FD7"/>
    <w:rsid w:val="005331AD"/>
    <w:rsid w:val="00533596"/>
    <w:rsid w:val="00533775"/>
    <w:rsid w:val="00533EE3"/>
    <w:rsid w:val="00534020"/>
    <w:rsid w:val="005354FA"/>
    <w:rsid w:val="0053642B"/>
    <w:rsid w:val="00540B4F"/>
    <w:rsid w:val="00540D65"/>
    <w:rsid w:val="00541AF2"/>
    <w:rsid w:val="00541EF7"/>
    <w:rsid w:val="00542FEC"/>
    <w:rsid w:val="0054333C"/>
    <w:rsid w:val="005447C1"/>
    <w:rsid w:val="005455EE"/>
    <w:rsid w:val="0055324D"/>
    <w:rsid w:val="00555C50"/>
    <w:rsid w:val="00556459"/>
    <w:rsid w:val="00556870"/>
    <w:rsid w:val="00556CAE"/>
    <w:rsid w:val="00557895"/>
    <w:rsid w:val="005610AC"/>
    <w:rsid w:val="00561228"/>
    <w:rsid w:val="00561325"/>
    <w:rsid w:val="005632CC"/>
    <w:rsid w:val="00563A63"/>
    <w:rsid w:val="00564501"/>
    <w:rsid w:val="0056466C"/>
    <w:rsid w:val="00566C24"/>
    <w:rsid w:val="005671E7"/>
    <w:rsid w:val="00567606"/>
    <w:rsid w:val="005710E1"/>
    <w:rsid w:val="00571263"/>
    <w:rsid w:val="005719AA"/>
    <w:rsid w:val="00572837"/>
    <w:rsid w:val="0057312D"/>
    <w:rsid w:val="005742FF"/>
    <w:rsid w:val="0057435B"/>
    <w:rsid w:val="00574A8C"/>
    <w:rsid w:val="00574F54"/>
    <w:rsid w:val="005766D9"/>
    <w:rsid w:val="005766ED"/>
    <w:rsid w:val="005767CA"/>
    <w:rsid w:val="0057760F"/>
    <w:rsid w:val="005809C3"/>
    <w:rsid w:val="00580B1D"/>
    <w:rsid w:val="00580B83"/>
    <w:rsid w:val="00582342"/>
    <w:rsid w:val="005848E3"/>
    <w:rsid w:val="00584B6B"/>
    <w:rsid w:val="005860C8"/>
    <w:rsid w:val="00586C43"/>
    <w:rsid w:val="00587313"/>
    <w:rsid w:val="00591EE8"/>
    <w:rsid w:val="00592E9D"/>
    <w:rsid w:val="00595087"/>
    <w:rsid w:val="005950E7"/>
    <w:rsid w:val="00597D12"/>
    <w:rsid w:val="00597FFA"/>
    <w:rsid w:val="005A01BE"/>
    <w:rsid w:val="005A0CC5"/>
    <w:rsid w:val="005A16F6"/>
    <w:rsid w:val="005A2232"/>
    <w:rsid w:val="005A4C91"/>
    <w:rsid w:val="005B2520"/>
    <w:rsid w:val="005B34F0"/>
    <w:rsid w:val="005B4735"/>
    <w:rsid w:val="005B4BA4"/>
    <w:rsid w:val="005B6DED"/>
    <w:rsid w:val="005C0638"/>
    <w:rsid w:val="005C1C52"/>
    <w:rsid w:val="005C24AF"/>
    <w:rsid w:val="005C2B94"/>
    <w:rsid w:val="005C2E30"/>
    <w:rsid w:val="005C5206"/>
    <w:rsid w:val="005C5789"/>
    <w:rsid w:val="005C5DB2"/>
    <w:rsid w:val="005C7029"/>
    <w:rsid w:val="005C7961"/>
    <w:rsid w:val="005C7E74"/>
    <w:rsid w:val="005D3733"/>
    <w:rsid w:val="005D5852"/>
    <w:rsid w:val="005D5E7A"/>
    <w:rsid w:val="005E31F7"/>
    <w:rsid w:val="005E5C95"/>
    <w:rsid w:val="005E5E09"/>
    <w:rsid w:val="005E6F27"/>
    <w:rsid w:val="005E738B"/>
    <w:rsid w:val="005E7F8C"/>
    <w:rsid w:val="005F13D2"/>
    <w:rsid w:val="005F2078"/>
    <w:rsid w:val="005F2DD3"/>
    <w:rsid w:val="005F3B93"/>
    <w:rsid w:val="005F42B9"/>
    <w:rsid w:val="005F4C24"/>
    <w:rsid w:val="005F517C"/>
    <w:rsid w:val="005F73C7"/>
    <w:rsid w:val="005F7EFC"/>
    <w:rsid w:val="00600430"/>
    <w:rsid w:val="006018EE"/>
    <w:rsid w:val="00601DF5"/>
    <w:rsid w:val="0060313A"/>
    <w:rsid w:val="00603D9B"/>
    <w:rsid w:val="006049D5"/>
    <w:rsid w:val="00605616"/>
    <w:rsid w:val="0061333A"/>
    <w:rsid w:val="00613701"/>
    <w:rsid w:val="00614564"/>
    <w:rsid w:val="00615469"/>
    <w:rsid w:val="00617855"/>
    <w:rsid w:val="0062108C"/>
    <w:rsid w:val="006211EB"/>
    <w:rsid w:val="006213C6"/>
    <w:rsid w:val="006215A5"/>
    <w:rsid w:val="0062275E"/>
    <w:rsid w:val="00622FFB"/>
    <w:rsid w:val="00623213"/>
    <w:rsid w:val="00623F6A"/>
    <w:rsid w:val="0062546B"/>
    <w:rsid w:val="00625C75"/>
    <w:rsid w:val="00626FF0"/>
    <w:rsid w:val="00627AFD"/>
    <w:rsid w:val="00627F3B"/>
    <w:rsid w:val="00632737"/>
    <w:rsid w:val="00632B84"/>
    <w:rsid w:val="006369FA"/>
    <w:rsid w:val="0063715C"/>
    <w:rsid w:val="00637674"/>
    <w:rsid w:val="00640BB3"/>
    <w:rsid w:val="0064225C"/>
    <w:rsid w:val="0064311F"/>
    <w:rsid w:val="006433F8"/>
    <w:rsid w:val="00643ADC"/>
    <w:rsid w:val="00644340"/>
    <w:rsid w:val="00644FEF"/>
    <w:rsid w:val="006464E6"/>
    <w:rsid w:val="006468CC"/>
    <w:rsid w:val="00647573"/>
    <w:rsid w:val="00650EF7"/>
    <w:rsid w:val="00652838"/>
    <w:rsid w:val="0065289E"/>
    <w:rsid w:val="00653DD0"/>
    <w:rsid w:val="00654AF0"/>
    <w:rsid w:val="0065539E"/>
    <w:rsid w:val="00655751"/>
    <w:rsid w:val="006567C3"/>
    <w:rsid w:val="0065716B"/>
    <w:rsid w:val="00662715"/>
    <w:rsid w:val="006632E3"/>
    <w:rsid w:val="00663F85"/>
    <w:rsid w:val="00664C3A"/>
    <w:rsid w:val="006659F3"/>
    <w:rsid w:val="006663E3"/>
    <w:rsid w:val="006665B7"/>
    <w:rsid w:val="0066663D"/>
    <w:rsid w:val="00667AC7"/>
    <w:rsid w:val="00667EAD"/>
    <w:rsid w:val="006700DB"/>
    <w:rsid w:val="00672C20"/>
    <w:rsid w:val="00673567"/>
    <w:rsid w:val="0067568C"/>
    <w:rsid w:val="00675ADD"/>
    <w:rsid w:val="00675CEA"/>
    <w:rsid w:val="006769C4"/>
    <w:rsid w:val="00676E36"/>
    <w:rsid w:val="00680095"/>
    <w:rsid w:val="00681C23"/>
    <w:rsid w:val="00682A40"/>
    <w:rsid w:val="0068786C"/>
    <w:rsid w:val="00687C88"/>
    <w:rsid w:val="006900B1"/>
    <w:rsid w:val="00690581"/>
    <w:rsid w:val="006909CB"/>
    <w:rsid w:val="006923BC"/>
    <w:rsid w:val="00694DF2"/>
    <w:rsid w:val="00697BA1"/>
    <w:rsid w:val="006A3C63"/>
    <w:rsid w:val="006A4CCE"/>
    <w:rsid w:val="006A759E"/>
    <w:rsid w:val="006B1258"/>
    <w:rsid w:val="006B25D7"/>
    <w:rsid w:val="006B4ABE"/>
    <w:rsid w:val="006B5132"/>
    <w:rsid w:val="006B5671"/>
    <w:rsid w:val="006B73E2"/>
    <w:rsid w:val="006B75A5"/>
    <w:rsid w:val="006B7FA8"/>
    <w:rsid w:val="006C0682"/>
    <w:rsid w:val="006C0B51"/>
    <w:rsid w:val="006C1211"/>
    <w:rsid w:val="006C14D2"/>
    <w:rsid w:val="006C1849"/>
    <w:rsid w:val="006C2E5A"/>
    <w:rsid w:val="006C3AD4"/>
    <w:rsid w:val="006C3D4D"/>
    <w:rsid w:val="006C3DE1"/>
    <w:rsid w:val="006C6095"/>
    <w:rsid w:val="006C6111"/>
    <w:rsid w:val="006D0681"/>
    <w:rsid w:val="006D091F"/>
    <w:rsid w:val="006D4994"/>
    <w:rsid w:val="006D4F97"/>
    <w:rsid w:val="006D50C7"/>
    <w:rsid w:val="006D5AA5"/>
    <w:rsid w:val="006E1212"/>
    <w:rsid w:val="006E1AB3"/>
    <w:rsid w:val="006E1D63"/>
    <w:rsid w:val="006E20DA"/>
    <w:rsid w:val="006E31FD"/>
    <w:rsid w:val="006E7EBF"/>
    <w:rsid w:val="006F39A0"/>
    <w:rsid w:val="006F52D3"/>
    <w:rsid w:val="006F539C"/>
    <w:rsid w:val="006F6F1E"/>
    <w:rsid w:val="006F7842"/>
    <w:rsid w:val="007003D3"/>
    <w:rsid w:val="00700A54"/>
    <w:rsid w:val="007011A0"/>
    <w:rsid w:val="00701F51"/>
    <w:rsid w:val="00702EA5"/>
    <w:rsid w:val="00704469"/>
    <w:rsid w:val="0070497B"/>
    <w:rsid w:val="00704DC9"/>
    <w:rsid w:val="007051F4"/>
    <w:rsid w:val="00705BC6"/>
    <w:rsid w:val="00705F94"/>
    <w:rsid w:val="00707EFB"/>
    <w:rsid w:val="0071166F"/>
    <w:rsid w:val="00711EBE"/>
    <w:rsid w:val="00713E95"/>
    <w:rsid w:val="00714759"/>
    <w:rsid w:val="00714949"/>
    <w:rsid w:val="00715129"/>
    <w:rsid w:val="0071664C"/>
    <w:rsid w:val="00716863"/>
    <w:rsid w:val="00716B39"/>
    <w:rsid w:val="00717020"/>
    <w:rsid w:val="00721651"/>
    <w:rsid w:val="00722F83"/>
    <w:rsid w:val="0072410A"/>
    <w:rsid w:val="00727FA5"/>
    <w:rsid w:val="00731661"/>
    <w:rsid w:val="0073218C"/>
    <w:rsid w:val="0073280B"/>
    <w:rsid w:val="007337CC"/>
    <w:rsid w:val="007342ED"/>
    <w:rsid w:val="00735DAE"/>
    <w:rsid w:val="00736052"/>
    <w:rsid w:val="0073720A"/>
    <w:rsid w:val="007378D4"/>
    <w:rsid w:val="0073796A"/>
    <w:rsid w:val="007461C1"/>
    <w:rsid w:val="00750757"/>
    <w:rsid w:val="00750A20"/>
    <w:rsid w:val="00750FB3"/>
    <w:rsid w:val="00751607"/>
    <w:rsid w:val="007525EF"/>
    <w:rsid w:val="0075769A"/>
    <w:rsid w:val="00760A47"/>
    <w:rsid w:val="00762B77"/>
    <w:rsid w:val="00762C56"/>
    <w:rsid w:val="0076436A"/>
    <w:rsid w:val="00765425"/>
    <w:rsid w:val="00766BC0"/>
    <w:rsid w:val="0076772D"/>
    <w:rsid w:val="00771267"/>
    <w:rsid w:val="0077264F"/>
    <w:rsid w:val="00772815"/>
    <w:rsid w:val="00773E10"/>
    <w:rsid w:val="007749C2"/>
    <w:rsid w:val="00775E11"/>
    <w:rsid w:val="00775F52"/>
    <w:rsid w:val="00776023"/>
    <w:rsid w:val="00776385"/>
    <w:rsid w:val="00776CC7"/>
    <w:rsid w:val="00781BE0"/>
    <w:rsid w:val="00783B75"/>
    <w:rsid w:val="00784A17"/>
    <w:rsid w:val="00786987"/>
    <w:rsid w:val="00786A9C"/>
    <w:rsid w:val="00787056"/>
    <w:rsid w:val="0078706A"/>
    <w:rsid w:val="00790976"/>
    <w:rsid w:val="007915B6"/>
    <w:rsid w:val="00791F58"/>
    <w:rsid w:val="007945E8"/>
    <w:rsid w:val="0079482C"/>
    <w:rsid w:val="00795EFC"/>
    <w:rsid w:val="00796D76"/>
    <w:rsid w:val="00797258"/>
    <w:rsid w:val="00797D22"/>
    <w:rsid w:val="007A033D"/>
    <w:rsid w:val="007A0F90"/>
    <w:rsid w:val="007A1175"/>
    <w:rsid w:val="007A3CD6"/>
    <w:rsid w:val="007A485C"/>
    <w:rsid w:val="007A7BF8"/>
    <w:rsid w:val="007B064E"/>
    <w:rsid w:val="007B1EF0"/>
    <w:rsid w:val="007B3C5E"/>
    <w:rsid w:val="007B44D8"/>
    <w:rsid w:val="007B4720"/>
    <w:rsid w:val="007B5C68"/>
    <w:rsid w:val="007B6C49"/>
    <w:rsid w:val="007C4D84"/>
    <w:rsid w:val="007C53BC"/>
    <w:rsid w:val="007C7180"/>
    <w:rsid w:val="007D1B43"/>
    <w:rsid w:val="007D2BD3"/>
    <w:rsid w:val="007D2D48"/>
    <w:rsid w:val="007D3AA7"/>
    <w:rsid w:val="007D5730"/>
    <w:rsid w:val="007D588E"/>
    <w:rsid w:val="007D7832"/>
    <w:rsid w:val="007D7DD5"/>
    <w:rsid w:val="007E297D"/>
    <w:rsid w:val="007E5DF0"/>
    <w:rsid w:val="007E6289"/>
    <w:rsid w:val="007E6B8B"/>
    <w:rsid w:val="007E7C20"/>
    <w:rsid w:val="007F0A81"/>
    <w:rsid w:val="007F2894"/>
    <w:rsid w:val="007F2AB6"/>
    <w:rsid w:val="007F2CF4"/>
    <w:rsid w:val="007F3893"/>
    <w:rsid w:val="007F437F"/>
    <w:rsid w:val="007F445D"/>
    <w:rsid w:val="007F5E4E"/>
    <w:rsid w:val="007F729D"/>
    <w:rsid w:val="00800E92"/>
    <w:rsid w:val="008011C5"/>
    <w:rsid w:val="0080150D"/>
    <w:rsid w:val="008032D1"/>
    <w:rsid w:val="00803888"/>
    <w:rsid w:val="0080399C"/>
    <w:rsid w:val="00803CE0"/>
    <w:rsid w:val="00805B28"/>
    <w:rsid w:val="008062A2"/>
    <w:rsid w:val="008063A1"/>
    <w:rsid w:val="008063BD"/>
    <w:rsid w:val="008065A8"/>
    <w:rsid w:val="00810FF1"/>
    <w:rsid w:val="0081111A"/>
    <w:rsid w:val="00811180"/>
    <w:rsid w:val="008111A3"/>
    <w:rsid w:val="00811F05"/>
    <w:rsid w:val="008143AD"/>
    <w:rsid w:val="00814518"/>
    <w:rsid w:val="00814A11"/>
    <w:rsid w:val="00815B81"/>
    <w:rsid w:val="00815F0D"/>
    <w:rsid w:val="00815FA1"/>
    <w:rsid w:val="00815FC5"/>
    <w:rsid w:val="008177B1"/>
    <w:rsid w:val="008177B2"/>
    <w:rsid w:val="00821A8B"/>
    <w:rsid w:val="00821AFB"/>
    <w:rsid w:val="00822F4E"/>
    <w:rsid w:val="00823448"/>
    <w:rsid w:val="00824882"/>
    <w:rsid w:val="00824C33"/>
    <w:rsid w:val="008256C0"/>
    <w:rsid w:val="00830101"/>
    <w:rsid w:val="0083112A"/>
    <w:rsid w:val="008312C7"/>
    <w:rsid w:val="00831DB4"/>
    <w:rsid w:val="00831EDE"/>
    <w:rsid w:val="0083241E"/>
    <w:rsid w:val="00832566"/>
    <w:rsid w:val="00832A01"/>
    <w:rsid w:val="0083396C"/>
    <w:rsid w:val="008339A2"/>
    <w:rsid w:val="0083408B"/>
    <w:rsid w:val="008343F5"/>
    <w:rsid w:val="00835659"/>
    <w:rsid w:val="00840C05"/>
    <w:rsid w:val="00841486"/>
    <w:rsid w:val="008416B1"/>
    <w:rsid w:val="00841EBD"/>
    <w:rsid w:val="00842228"/>
    <w:rsid w:val="008430BA"/>
    <w:rsid w:val="00844247"/>
    <w:rsid w:val="00845864"/>
    <w:rsid w:val="00851B88"/>
    <w:rsid w:val="00852A38"/>
    <w:rsid w:val="00852B71"/>
    <w:rsid w:val="00853C78"/>
    <w:rsid w:val="00853E0A"/>
    <w:rsid w:val="0085418A"/>
    <w:rsid w:val="00854602"/>
    <w:rsid w:val="008550EB"/>
    <w:rsid w:val="0085544A"/>
    <w:rsid w:val="008555F7"/>
    <w:rsid w:val="00855BAE"/>
    <w:rsid w:val="00856080"/>
    <w:rsid w:val="00856F4C"/>
    <w:rsid w:val="00862607"/>
    <w:rsid w:val="00864F5F"/>
    <w:rsid w:val="00870182"/>
    <w:rsid w:val="00870439"/>
    <w:rsid w:val="00870B1E"/>
    <w:rsid w:val="00872767"/>
    <w:rsid w:val="0087294D"/>
    <w:rsid w:val="00872AB9"/>
    <w:rsid w:val="00874825"/>
    <w:rsid w:val="0087561F"/>
    <w:rsid w:val="008758E9"/>
    <w:rsid w:val="00875BED"/>
    <w:rsid w:val="00876073"/>
    <w:rsid w:val="0087777E"/>
    <w:rsid w:val="00880333"/>
    <w:rsid w:val="00881D10"/>
    <w:rsid w:val="00887D95"/>
    <w:rsid w:val="00890368"/>
    <w:rsid w:val="00890E28"/>
    <w:rsid w:val="00891581"/>
    <w:rsid w:val="008918CB"/>
    <w:rsid w:val="008932E0"/>
    <w:rsid w:val="00894F01"/>
    <w:rsid w:val="008993CF"/>
    <w:rsid w:val="008A02AC"/>
    <w:rsid w:val="008A1D06"/>
    <w:rsid w:val="008A1FDF"/>
    <w:rsid w:val="008A3435"/>
    <w:rsid w:val="008A3943"/>
    <w:rsid w:val="008A3CC9"/>
    <w:rsid w:val="008A4093"/>
    <w:rsid w:val="008A5961"/>
    <w:rsid w:val="008A68F2"/>
    <w:rsid w:val="008A6B1A"/>
    <w:rsid w:val="008B0BD2"/>
    <w:rsid w:val="008B3308"/>
    <w:rsid w:val="008B375C"/>
    <w:rsid w:val="008B3B76"/>
    <w:rsid w:val="008B5D76"/>
    <w:rsid w:val="008B60AF"/>
    <w:rsid w:val="008B630B"/>
    <w:rsid w:val="008B7FC8"/>
    <w:rsid w:val="008C0129"/>
    <w:rsid w:val="008C01D1"/>
    <w:rsid w:val="008C0EC8"/>
    <w:rsid w:val="008C2E18"/>
    <w:rsid w:val="008C35A7"/>
    <w:rsid w:val="008C3C82"/>
    <w:rsid w:val="008C3D91"/>
    <w:rsid w:val="008C52D5"/>
    <w:rsid w:val="008D104C"/>
    <w:rsid w:val="008D4FC8"/>
    <w:rsid w:val="008D6DA3"/>
    <w:rsid w:val="008D7FE3"/>
    <w:rsid w:val="008E0208"/>
    <w:rsid w:val="008E0703"/>
    <w:rsid w:val="008E15CC"/>
    <w:rsid w:val="008E1855"/>
    <w:rsid w:val="008E186C"/>
    <w:rsid w:val="008E1BCF"/>
    <w:rsid w:val="008E2873"/>
    <w:rsid w:val="008E3BE9"/>
    <w:rsid w:val="008E4028"/>
    <w:rsid w:val="008E40DE"/>
    <w:rsid w:val="008E4B99"/>
    <w:rsid w:val="008E5849"/>
    <w:rsid w:val="008E794F"/>
    <w:rsid w:val="008E7983"/>
    <w:rsid w:val="008E7E36"/>
    <w:rsid w:val="008E7E9B"/>
    <w:rsid w:val="008F172C"/>
    <w:rsid w:val="008F1B55"/>
    <w:rsid w:val="008F20D9"/>
    <w:rsid w:val="008F3134"/>
    <w:rsid w:val="008F3B7A"/>
    <w:rsid w:val="008F50E7"/>
    <w:rsid w:val="008F6250"/>
    <w:rsid w:val="008F6A6D"/>
    <w:rsid w:val="008F739E"/>
    <w:rsid w:val="009002D4"/>
    <w:rsid w:val="0090175C"/>
    <w:rsid w:val="009018E4"/>
    <w:rsid w:val="00902F36"/>
    <w:rsid w:val="00903DF4"/>
    <w:rsid w:val="00904509"/>
    <w:rsid w:val="009056A2"/>
    <w:rsid w:val="0090602F"/>
    <w:rsid w:val="00906531"/>
    <w:rsid w:val="009076A5"/>
    <w:rsid w:val="00907CB0"/>
    <w:rsid w:val="0091040D"/>
    <w:rsid w:val="009107E3"/>
    <w:rsid w:val="009111CD"/>
    <w:rsid w:val="00911D95"/>
    <w:rsid w:val="00912134"/>
    <w:rsid w:val="00915552"/>
    <w:rsid w:val="00915D1F"/>
    <w:rsid w:val="0092061B"/>
    <w:rsid w:val="00920D7A"/>
    <w:rsid w:val="00921DE3"/>
    <w:rsid w:val="00923B53"/>
    <w:rsid w:val="0092538D"/>
    <w:rsid w:val="0092551E"/>
    <w:rsid w:val="00927044"/>
    <w:rsid w:val="009270B1"/>
    <w:rsid w:val="009301DC"/>
    <w:rsid w:val="00930E5F"/>
    <w:rsid w:val="00931220"/>
    <w:rsid w:val="0093251C"/>
    <w:rsid w:val="009338E0"/>
    <w:rsid w:val="00934C2F"/>
    <w:rsid w:val="00935EE2"/>
    <w:rsid w:val="0093670A"/>
    <w:rsid w:val="0093715A"/>
    <w:rsid w:val="009402D4"/>
    <w:rsid w:val="00940453"/>
    <w:rsid w:val="00940887"/>
    <w:rsid w:val="00941ED3"/>
    <w:rsid w:val="00942264"/>
    <w:rsid w:val="00942565"/>
    <w:rsid w:val="00942946"/>
    <w:rsid w:val="00942F33"/>
    <w:rsid w:val="00943A0D"/>
    <w:rsid w:val="00944E68"/>
    <w:rsid w:val="0094502E"/>
    <w:rsid w:val="00946D67"/>
    <w:rsid w:val="00947278"/>
    <w:rsid w:val="00950DEA"/>
    <w:rsid w:val="009512EB"/>
    <w:rsid w:val="00952481"/>
    <w:rsid w:val="00953ACB"/>
    <w:rsid w:val="009543C9"/>
    <w:rsid w:val="00954D77"/>
    <w:rsid w:val="009578A0"/>
    <w:rsid w:val="00961090"/>
    <w:rsid w:val="009627A6"/>
    <w:rsid w:val="00962F44"/>
    <w:rsid w:val="00965709"/>
    <w:rsid w:val="00965781"/>
    <w:rsid w:val="00965F7D"/>
    <w:rsid w:val="009660F0"/>
    <w:rsid w:val="00966192"/>
    <w:rsid w:val="00970C7E"/>
    <w:rsid w:val="00972A9E"/>
    <w:rsid w:val="009731E3"/>
    <w:rsid w:val="00973C0B"/>
    <w:rsid w:val="009746ED"/>
    <w:rsid w:val="00974C5C"/>
    <w:rsid w:val="00975E2E"/>
    <w:rsid w:val="009770BC"/>
    <w:rsid w:val="00977206"/>
    <w:rsid w:val="0098188D"/>
    <w:rsid w:val="00982AA6"/>
    <w:rsid w:val="00982D1D"/>
    <w:rsid w:val="00984273"/>
    <w:rsid w:val="00984DDA"/>
    <w:rsid w:val="009859F2"/>
    <w:rsid w:val="0098706A"/>
    <w:rsid w:val="0098737C"/>
    <w:rsid w:val="009874DD"/>
    <w:rsid w:val="0099075D"/>
    <w:rsid w:val="00991714"/>
    <w:rsid w:val="00991D95"/>
    <w:rsid w:val="009937D7"/>
    <w:rsid w:val="00995217"/>
    <w:rsid w:val="00996215"/>
    <w:rsid w:val="009A06BF"/>
    <w:rsid w:val="009A2B28"/>
    <w:rsid w:val="009A31CD"/>
    <w:rsid w:val="009A3981"/>
    <w:rsid w:val="009A3DEB"/>
    <w:rsid w:val="009A3F64"/>
    <w:rsid w:val="009A4740"/>
    <w:rsid w:val="009A4A1A"/>
    <w:rsid w:val="009A52B6"/>
    <w:rsid w:val="009B080A"/>
    <w:rsid w:val="009B215D"/>
    <w:rsid w:val="009B3E1B"/>
    <w:rsid w:val="009B4406"/>
    <w:rsid w:val="009B729C"/>
    <w:rsid w:val="009B7313"/>
    <w:rsid w:val="009C0E8B"/>
    <w:rsid w:val="009C332B"/>
    <w:rsid w:val="009C4A4B"/>
    <w:rsid w:val="009C4AE6"/>
    <w:rsid w:val="009C4B77"/>
    <w:rsid w:val="009C5CFD"/>
    <w:rsid w:val="009C6786"/>
    <w:rsid w:val="009C6D6B"/>
    <w:rsid w:val="009C7953"/>
    <w:rsid w:val="009C7FC8"/>
    <w:rsid w:val="009D080F"/>
    <w:rsid w:val="009D248B"/>
    <w:rsid w:val="009D2855"/>
    <w:rsid w:val="009D3475"/>
    <w:rsid w:val="009D4D1A"/>
    <w:rsid w:val="009D58B9"/>
    <w:rsid w:val="009D5931"/>
    <w:rsid w:val="009D728A"/>
    <w:rsid w:val="009D7A5F"/>
    <w:rsid w:val="009E1E25"/>
    <w:rsid w:val="009E23C2"/>
    <w:rsid w:val="009F04A6"/>
    <w:rsid w:val="009F0C61"/>
    <w:rsid w:val="009F0DF7"/>
    <w:rsid w:val="009F4820"/>
    <w:rsid w:val="009F4898"/>
    <w:rsid w:val="009F4F24"/>
    <w:rsid w:val="009F5965"/>
    <w:rsid w:val="00A01FCA"/>
    <w:rsid w:val="00A03BC1"/>
    <w:rsid w:val="00A03C50"/>
    <w:rsid w:val="00A05F78"/>
    <w:rsid w:val="00A113D6"/>
    <w:rsid w:val="00A11A2F"/>
    <w:rsid w:val="00A1224A"/>
    <w:rsid w:val="00A167FF"/>
    <w:rsid w:val="00A168C0"/>
    <w:rsid w:val="00A16EF2"/>
    <w:rsid w:val="00A173B0"/>
    <w:rsid w:val="00A17BB3"/>
    <w:rsid w:val="00A20159"/>
    <w:rsid w:val="00A202C4"/>
    <w:rsid w:val="00A21424"/>
    <w:rsid w:val="00A2184A"/>
    <w:rsid w:val="00A22CEC"/>
    <w:rsid w:val="00A2432D"/>
    <w:rsid w:val="00A248FB"/>
    <w:rsid w:val="00A254B0"/>
    <w:rsid w:val="00A25586"/>
    <w:rsid w:val="00A25792"/>
    <w:rsid w:val="00A30F8D"/>
    <w:rsid w:val="00A3199D"/>
    <w:rsid w:val="00A319D5"/>
    <w:rsid w:val="00A33B82"/>
    <w:rsid w:val="00A33F22"/>
    <w:rsid w:val="00A3475B"/>
    <w:rsid w:val="00A34AAB"/>
    <w:rsid w:val="00A34ACA"/>
    <w:rsid w:val="00A36DED"/>
    <w:rsid w:val="00A403E9"/>
    <w:rsid w:val="00A4185C"/>
    <w:rsid w:val="00A4227B"/>
    <w:rsid w:val="00A4348D"/>
    <w:rsid w:val="00A43DE2"/>
    <w:rsid w:val="00A45543"/>
    <w:rsid w:val="00A47454"/>
    <w:rsid w:val="00A51C09"/>
    <w:rsid w:val="00A5377C"/>
    <w:rsid w:val="00A55ACF"/>
    <w:rsid w:val="00A55E69"/>
    <w:rsid w:val="00A56B2E"/>
    <w:rsid w:val="00A57D20"/>
    <w:rsid w:val="00A61D56"/>
    <w:rsid w:val="00A62278"/>
    <w:rsid w:val="00A62A76"/>
    <w:rsid w:val="00A643F1"/>
    <w:rsid w:val="00A65949"/>
    <w:rsid w:val="00A65B12"/>
    <w:rsid w:val="00A674B7"/>
    <w:rsid w:val="00A70584"/>
    <w:rsid w:val="00A70FE5"/>
    <w:rsid w:val="00A71C73"/>
    <w:rsid w:val="00A76072"/>
    <w:rsid w:val="00A7612E"/>
    <w:rsid w:val="00A76BAA"/>
    <w:rsid w:val="00A76BC8"/>
    <w:rsid w:val="00A77FE9"/>
    <w:rsid w:val="00A80B35"/>
    <w:rsid w:val="00A81454"/>
    <w:rsid w:val="00A82AC1"/>
    <w:rsid w:val="00A843FE"/>
    <w:rsid w:val="00A84FE6"/>
    <w:rsid w:val="00A85940"/>
    <w:rsid w:val="00A85B02"/>
    <w:rsid w:val="00A87105"/>
    <w:rsid w:val="00A8E565"/>
    <w:rsid w:val="00A91262"/>
    <w:rsid w:val="00A916E1"/>
    <w:rsid w:val="00A92CD5"/>
    <w:rsid w:val="00A93502"/>
    <w:rsid w:val="00A9370B"/>
    <w:rsid w:val="00A93830"/>
    <w:rsid w:val="00A939E1"/>
    <w:rsid w:val="00A964B9"/>
    <w:rsid w:val="00A96EF7"/>
    <w:rsid w:val="00AA03C9"/>
    <w:rsid w:val="00AA173A"/>
    <w:rsid w:val="00AA2F18"/>
    <w:rsid w:val="00AA5530"/>
    <w:rsid w:val="00AA5A16"/>
    <w:rsid w:val="00AA6653"/>
    <w:rsid w:val="00AA7AD7"/>
    <w:rsid w:val="00AB1766"/>
    <w:rsid w:val="00AB1F06"/>
    <w:rsid w:val="00AB2F63"/>
    <w:rsid w:val="00AB4DBC"/>
    <w:rsid w:val="00AB574F"/>
    <w:rsid w:val="00AC0A38"/>
    <w:rsid w:val="00AC1123"/>
    <w:rsid w:val="00AC11C0"/>
    <w:rsid w:val="00AC1B0B"/>
    <w:rsid w:val="00AC31F6"/>
    <w:rsid w:val="00AC4DBA"/>
    <w:rsid w:val="00AC4EB5"/>
    <w:rsid w:val="00AC53DB"/>
    <w:rsid w:val="00AC5B18"/>
    <w:rsid w:val="00AC78BB"/>
    <w:rsid w:val="00AD0C2F"/>
    <w:rsid w:val="00AD13E1"/>
    <w:rsid w:val="00AD49F2"/>
    <w:rsid w:val="00AD64C8"/>
    <w:rsid w:val="00AD6B3E"/>
    <w:rsid w:val="00AD79C1"/>
    <w:rsid w:val="00AD7D30"/>
    <w:rsid w:val="00AE1907"/>
    <w:rsid w:val="00AE228F"/>
    <w:rsid w:val="00AE2FFB"/>
    <w:rsid w:val="00AE4190"/>
    <w:rsid w:val="00AE4C15"/>
    <w:rsid w:val="00AE5336"/>
    <w:rsid w:val="00AE6219"/>
    <w:rsid w:val="00AE6C23"/>
    <w:rsid w:val="00AE6F9C"/>
    <w:rsid w:val="00AE7458"/>
    <w:rsid w:val="00AE7CFF"/>
    <w:rsid w:val="00AE7F8E"/>
    <w:rsid w:val="00AF00D3"/>
    <w:rsid w:val="00AF1B6B"/>
    <w:rsid w:val="00AF29E5"/>
    <w:rsid w:val="00AF29EB"/>
    <w:rsid w:val="00AF2DD0"/>
    <w:rsid w:val="00AF49B9"/>
    <w:rsid w:val="00AF5E22"/>
    <w:rsid w:val="00AF70DB"/>
    <w:rsid w:val="00AF70EA"/>
    <w:rsid w:val="00AF7B01"/>
    <w:rsid w:val="00B000F9"/>
    <w:rsid w:val="00B0134B"/>
    <w:rsid w:val="00B02A6A"/>
    <w:rsid w:val="00B033D8"/>
    <w:rsid w:val="00B03CF4"/>
    <w:rsid w:val="00B040DF"/>
    <w:rsid w:val="00B05759"/>
    <w:rsid w:val="00B05D11"/>
    <w:rsid w:val="00B060A4"/>
    <w:rsid w:val="00B0644B"/>
    <w:rsid w:val="00B1423A"/>
    <w:rsid w:val="00B1499C"/>
    <w:rsid w:val="00B14A0C"/>
    <w:rsid w:val="00B1562A"/>
    <w:rsid w:val="00B166BF"/>
    <w:rsid w:val="00B16F01"/>
    <w:rsid w:val="00B2006A"/>
    <w:rsid w:val="00B20A4C"/>
    <w:rsid w:val="00B21A78"/>
    <w:rsid w:val="00B22652"/>
    <w:rsid w:val="00B2313A"/>
    <w:rsid w:val="00B23F9B"/>
    <w:rsid w:val="00B24501"/>
    <w:rsid w:val="00B2450F"/>
    <w:rsid w:val="00B24A3C"/>
    <w:rsid w:val="00B24B06"/>
    <w:rsid w:val="00B25059"/>
    <w:rsid w:val="00B2552D"/>
    <w:rsid w:val="00B263B7"/>
    <w:rsid w:val="00B304EC"/>
    <w:rsid w:val="00B30BB1"/>
    <w:rsid w:val="00B30C82"/>
    <w:rsid w:val="00B3280B"/>
    <w:rsid w:val="00B32F76"/>
    <w:rsid w:val="00B33317"/>
    <w:rsid w:val="00B33AFC"/>
    <w:rsid w:val="00B33EE0"/>
    <w:rsid w:val="00B34C94"/>
    <w:rsid w:val="00B34DB9"/>
    <w:rsid w:val="00B354D1"/>
    <w:rsid w:val="00B3578D"/>
    <w:rsid w:val="00B35907"/>
    <w:rsid w:val="00B36251"/>
    <w:rsid w:val="00B365E6"/>
    <w:rsid w:val="00B36A78"/>
    <w:rsid w:val="00B36C47"/>
    <w:rsid w:val="00B3765D"/>
    <w:rsid w:val="00B376D8"/>
    <w:rsid w:val="00B40302"/>
    <w:rsid w:val="00B424DB"/>
    <w:rsid w:val="00B427F3"/>
    <w:rsid w:val="00B43D50"/>
    <w:rsid w:val="00B45554"/>
    <w:rsid w:val="00B46B67"/>
    <w:rsid w:val="00B475E4"/>
    <w:rsid w:val="00B50FB8"/>
    <w:rsid w:val="00B51A0D"/>
    <w:rsid w:val="00B51F7C"/>
    <w:rsid w:val="00B541A4"/>
    <w:rsid w:val="00B56414"/>
    <w:rsid w:val="00B60314"/>
    <w:rsid w:val="00B60C3F"/>
    <w:rsid w:val="00B61555"/>
    <w:rsid w:val="00B61D4F"/>
    <w:rsid w:val="00B63440"/>
    <w:rsid w:val="00B635DA"/>
    <w:rsid w:val="00B64D83"/>
    <w:rsid w:val="00B650A3"/>
    <w:rsid w:val="00B65C54"/>
    <w:rsid w:val="00B66F88"/>
    <w:rsid w:val="00B703DF"/>
    <w:rsid w:val="00B706CB"/>
    <w:rsid w:val="00B70EAF"/>
    <w:rsid w:val="00B74746"/>
    <w:rsid w:val="00B74F44"/>
    <w:rsid w:val="00B76D42"/>
    <w:rsid w:val="00B77B77"/>
    <w:rsid w:val="00B801F9"/>
    <w:rsid w:val="00B8065D"/>
    <w:rsid w:val="00B81B1F"/>
    <w:rsid w:val="00B81F63"/>
    <w:rsid w:val="00B820DF"/>
    <w:rsid w:val="00B82223"/>
    <w:rsid w:val="00B82769"/>
    <w:rsid w:val="00B836C5"/>
    <w:rsid w:val="00B84562"/>
    <w:rsid w:val="00B84C6D"/>
    <w:rsid w:val="00B84CC8"/>
    <w:rsid w:val="00B85313"/>
    <w:rsid w:val="00B92CC2"/>
    <w:rsid w:val="00B9425C"/>
    <w:rsid w:val="00B94AAF"/>
    <w:rsid w:val="00B964DA"/>
    <w:rsid w:val="00B973D2"/>
    <w:rsid w:val="00B97791"/>
    <w:rsid w:val="00BA291F"/>
    <w:rsid w:val="00BA2A37"/>
    <w:rsid w:val="00BA5B6D"/>
    <w:rsid w:val="00BA614D"/>
    <w:rsid w:val="00BA65DE"/>
    <w:rsid w:val="00BA6ABB"/>
    <w:rsid w:val="00BA7893"/>
    <w:rsid w:val="00BA798F"/>
    <w:rsid w:val="00BA7CE9"/>
    <w:rsid w:val="00BB0EF3"/>
    <w:rsid w:val="00BB17DE"/>
    <w:rsid w:val="00BB28D4"/>
    <w:rsid w:val="00BB2EA4"/>
    <w:rsid w:val="00BB4257"/>
    <w:rsid w:val="00BB5E11"/>
    <w:rsid w:val="00BB679F"/>
    <w:rsid w:val="00BB7320"/>
    <w:rsid w:val="00BC005B"/>
    <w:rsid w:val="00BC0482"/>
    <w:rsid w:val="00BC06AD"/>
    <w:rsid w:val="00BC112C"/>
    <w:rsid w:val="00BC1618"/>
    <w:rsid w:val="00BC325A"/>
    <w:rsid w:val="00BC5C99"/>
    <w:rsid w:val="00BC60F1"/>
    <w:rsid w:val="00BC70E0"/>
    <w:rsid w:val="00BC775E"/>
    <w:rsid w:val="00BD409F"/>
    <w:rsid w:val="00BD4F23"/>
    <w:rsid w:val="00BE1C57"/>
    <w:rsid w:val="00BE1D6E"/>
    <w:rsid w:val="00BE2DDA"/>
    <w:rsid w:val="00BE2F1F"/>
    <w:rsid w:val="00BE3ED6"/>
    <w:rsid w:val="00BE3F58"/>
    <w:rsid w:val="00BE41A8"/>
    <w:rsid w:val="00BE536D"/>
    <w:rsid w:val="00BE5DAE"/>
    <w:rsid w:val="00BE7410"/>
    <w:rsid w:val="00BE7C88"/>
    <w:rsid w:val="00BE7FF7"/>
    <w:rsid w:val="00BF23FA"/>
    <w:rsid w:val="00BF3D76"/>
    <w:rsid w:val="00BF424F"/>
    <w:rsid w:val="00BF4D99"/>
    <w:rsid w:val="00BF518D"/>
    <w:rsid w:val="00BF524C"/>
    <w:rsid w:val="00BF6872"/>
    <w:rsid w:val="00BF7492"/>
    <w:rsid w:val="00BF7930"/>
    <w:rsid w:val="00BF7B5F"/>
    <w:rsid w:val="00C00547"/>
    <w:rsid w:val="00C01704"/>
    <w:rsid w:val="00C01973"/>
    <w:rsid w:val="00C030EE"/>
    <w:rsid w:val="00C03A3E"/>
    <w:rsid w:val="00C07DDA"/>
    <w:rsid w:val="00C117B8"/>
    <w:rsid w:val="00C12B27"/>
    <w:rsid w:val="00C12D3D"/>
    <w:rsid w:val="00C12EC6"/>
    <w:rsid w:val="00C17467"/>
    <w:rsid w:val="00C20480"/>
    <w:rsid w:val="00C2103E"/>
    <w:rsid w:val="00C22E8C"/>
    <w:rsid w:val="00C25A13"/>
    <w:rsid w:val="00C26DCE"/>
    <w:rsid w:val="00C30917"/>
    <w:rsid w:val="00C31FCB"/>
    <w:rsid w:val="00C3329A"/>
    <w:rsid w:val="00C33EBF"/>
    <w:rsid w:val="00C34952"/>
    <w:rsid w:val="00C3565D"/>
    <w:rsid w:val="00C35977"/>
    <w:rsid w:val="00C40A9E"/>
    <w:rsid w:val="00C4295B"/>
    <w:rsid w:val="00C431B7"/>
    <w:rsid w:val="00C45048"/>
    <w:rsid w:val="00C45466"/>
    <w:rsid w:val="00C45620"/>
    <w:rsid w:val="00C47B6E"/>
    <w:rsid w:val="00C51C06"/>
    <w:rsid w:val="00C53471"/>
    <w:rsid w:val="00C540D5"/>
    <w:rsid w:val="00C542EC"/>
    <w:rsid w:val="00C5511B"/>
    <w:rsid w:val="00C5597A"/>
    <w:rsid w:val="00C5731E"/>
    <w:rsid w:val="00C60058"/>
    <w:rsid w:val="00C60388"/>
    <w:rsid w:val="00C60868"/>
    <w:rsid w:val="00C61E3B"/>
    <w:rsid w:val="00C624CA"/>
    <w:rsid w:val="00C63107"/>
    <w:rsid w:val="00C64505"/>
    <w:rsid w:val="00C66784"/>
    <w:rsid w:val="00C667D7"/>
    <w:rsid w:val="00C67572"/>
    <w:rsid w:val="00C675CA"/>
    <w:rsid w:val="00C6783A"/>
    <w:rsid w:val="00C71C34"/>
    <w:rsid w:val="00C71CF2"/>
    <w:rsid w:val="00C720E6"/>
    <w:rsid w:val="00C72CE7"/>
    <w:rsid w:val="00C73732"/>
    <w:rsid w:val="00C73A43"/>
    <w:rsid w:val="00C7560C"/>
    <w:rsid w:val="00C77474"/>
    <w:rsid w:val="00C80C8F"/>
    <w:rsid w:val="00C830CB"/>
    <w:rsid w:val="00C83474"/>
    <w:rsid w:val="00C8469F"/>
    <w:rsid w:val="00C848FE"/>
    <w:rsid w:val="00C8529C"/>
    <w:rsid w:val="00C8716A"/>
    <w:rsid w:val="00C871FC"/>
    <w:rsid w:val="00C93016"/>
    <w:rsid w:val="00C937C3"/>
    <w:rsid w:val="00C948D4"/>
    <w:rsid w:val="00C95277"/>
    <w:rsid w:val="00C97B1D"/>
    <w:rsid w:val="00CA0962"/>
    <w:rsid w:val="00CA0F4A"/>
    <w:rsid w:val="00CA1090"/>
    <w:rsid w:val="00CA28BE"/>
    <w:rsid w:val="00CA338C"/>
    <w:rsid w:val="00CA3D49"/>
    <w:rsid w:val="00CA3DF7"/>
    <w:rsid w:val="00CA4F43"/>
    <w:rsid w:val="00CA5185"/>
    <w:rsid w:val="00CA5D51"/>
    <w:rsid w:val="00CA7440"/>
    <w:rsid w:val="00CA74CA"/>
    <w:rsid w:val="00CB0F28"/>
    <w:rsid w:val="00CB2504"/>
    <w:rsid w:val="00CB4117"/>
    <w:rsid w:val="00CB5216"/>
    <w:rsid w:val="00CB6232"/>
    <w:rsid w:val="00CB77EF"/>
    <w:rsid w:val="00CB7E8F"/>
    <w:rsid w:val="00CC409F"/>
    <w:rsid w:val="00CC452D"/>
    <w:rsid w:val="00CC4E7B"/>
    <w:rsid w:val="00CC5002"/>
    <w:rsid w:val="00CC5A43"/>
    <w:rsid w:val="00CC764F"/>
    <w:rsid w:val="00CC7EE6"/>
    <w:rsid w:val="00CD034B"/>
    <w:rsid w:val="00CD0818"/>
    <w:rsid w:val="00CD3971"/>
    <w:rsid w:val="00CD4F6F"/>
    <w:rsid w:val="00CD53AA"/>
    <w:rsid w:val="00CD5CF9"/>
    <w:rsid w:val="00CD66A4"/>
    <w:rsid w:val="00CD73AB"/>
    <w:rsid w:val="00CE0AD8"/>
    <w:rsid w:val="00CE140B"/>
    <w:rsid w:val="00CE21B5"/>
    <w:rsid w:val="00CE21D0"/>
    <w:rsid w:val="00CE5314"/>
    <w:rsid w:val="00CE627E"/>
    <w:rsid w:val="00CF1406"/>
    <w:rsid w:val="00CF2368"/>
    <w:rsid w:val="00CF2413"/>
    <w:rsid w:val="00CF2630"/>
    <w:rsid w:val="00CF3937"/>
    <w:rsid w:val="00CF4FE4"/>
    <w:rsid w:val="00CF6210"/>
    <w:rsid w:val="00CF6491"/>
    <w:rsid w:val="00D012C3"/>
    <w:rsid w:val="00D036A6"/>
    <w:rsid w:val="00D03BD1"/>
    <w:rsid w:val="00D06FCB"/>
    <w:rsid w:val="00D1086B"/>
    <w:rsid w:val="00D125DE"/>
    <w:rsid w:val="00D12CA7"/>
    <w:rsid w:val="00D13082"/>
    <w:rsid w:val="00D168EA"/>
    <w:rsid w:val="00D226E2"/>
    <w:rsid w:val="00D238FC"/>
    <w:rsid w:val="00D2545C"/>
    <w:rsid w:val="00D2586A"/>
    <w:rsid w:val="00D2685A"/>
    <w:rsid w:val="00D278EB"/>
    <w:rsid w:val="00D304A8"/>
    <w:rsid w:val="00D3116F"/>
    <w:rsid w:val="00D321B4"/>
    <w:rsid w:val="00D32524"/>
    <w:rsid w:val="00D328F6"/>
    <w:rsid w:val="00D32948"/>
    <w:rsid w:val="00D330AC"/>
    <w:rsid w:val="00D33170"/>
    <w:rsid w:val="00D34324"/>
    <w:rsid w:val="00D34DF1"/>
    <w:rsid w:val="00D35690"/>
    <w:rsid w:val="00D3587A"/>
    <w:rsid w:val="00D35966"/>
    <w:rsid w:val="00D3705B"/>
    <w:rsid w:val="00D37EBB"/>
    <w:rsid w:val="00D4291F"/>
    <w:rsid w:val="00D42CC0"/>
    <w:rsid w:val="00D43305"/>
    <w:rsid w:val="00D43D44"/>
    <w:rsid w:val="00D44726"/>
    <w:rsid w:val="00D44E60"/>
    <w:rsid w:val="00D468F6"/>
    <w:rsid w:val="00D47756"/>
    <w:rsid w:val="00D502CF"/>
    <w:rsid w:val="00D50411"/>
    <w:rsid w:val="00D50ADF"/>
    <w:rsid w:val="00D5228D"/>
    <w:rsid w:val="00D539FB"/>
    <w:rsid w:val="00D54C53"/>
    <w:rsid w:val="00D5547F"/>
    <w:rsid w:val="00D57A49"/>
    <w:rsid w:val="00D57ED3"/>
    <w:rsid w:val="00D60422"/>
    <w:rsid w:val="00D6080B"/>
    <w:rsid w:val="00D63870"/>
    <w:rsid w:val="00D63F9A"/>
    <w:rsid w:val="00D6662C"/>
    <w:rsid w:val="00D66BDA"/>
    <w:rsid w:val="00D675F5"/>
    <w:rsid w:val="00D67FD2"/>
    <w:rsid w:val="00D7309F"/>
    <w:rsid w:val="00D73A6F"/>
    <w:rsid w:val="00D74F27"/>
    <w:rsid w:val="00D75937"/>
    <w:rsid w:val="00D76A79"/>
    <w:rsid w:val="00D7781D"/>
    <w:rsid w:val="00D83174"/>
    <w:rsid w:val="00D871D6"/>
    <w:rsid w:val="00D87F0A"/>
    <w:rsid w:val="00D90FDC"/>
    <w:rsid w:val="00D91984"/>
    <w:rsid w:val="00D919DE"/>
    <w:rsid w:val="00D91CE0"/>
    <w:rsid w:val="00D94484"/>
    <w:rsid w:val="00D957B3"/>
    <w:rsid w:val="00D959EB"/>
    <w:rsid w:val="00D976D7"/>
    <w:rsid w:val="00DA04D5"/>
    <w:rsid w:val="00DA0502"/>
    <w:rsid w:val="00DA075A"/>
    <w:rsid w:val="00DA137B"/>
    <w:rsid w:val="00DA1778"/>
    <w:rsid w:val="00DA46B7"/>
    <w:rsid w:val="00DA4FEB"/>
    <w:rsid w:val="00DA61DF"/>
    <w:rsid w:val="00DA6219"/>
    <w:rsid w:val="00DA63F3"/>
    <w:rsid w:val="00DA6C85"/>
    <w:rsid w:val="00DB14A9"/>
    <w:rsid w:val="00DB26EA"/>
    <w:rsid w:val="00DB3B32"/>
    <w:rsid w:val="00DB3F60"/>
    <w:rsid w:val="00DB733E"/>
    <w:rsid w:val="00DB758C"/>
    <w:rsid w:val="00DC0008"/>
    <w:rsid w:val="00DC1134"/>
    <w:rsid w:val="00DC2B0F"/>
    <w:rsid w:val="00DC3A09"/>
    <w:rsid w:val="00DD1935"/>
    <w:rsid w:val="00DD2018"/>
    <w:rsid w:val="00DD2CCC"/>
    <w:rsid w:val="00DD6C91"/>
    <w:rsid w:val="00DE39B6"/>
    <w:rsid w:val="00DE3E15"/>
    <w:rsid w:val="00DE4B8B"/>
    <w:rsid w:val="00DE5616"/>
    <w:rsid w:val="00DE5AF9"/>
    <w:rsid w:val="00DE78B8"/>
    <w:rsid w:val="00DE792D"/>
    <w:rsid w:val="00DE7C5D"/>
    <w:rsid w:val="00DF09A4"/>
    <w:rsid w:val="00DF117C"/>
    <w:rsid w:val="00DF147F"/>
    <w:rsid w:val="00DF3FBB"/>
    <w:rsid w:val="00DF4E05"/>
    <w:rsid w:val="00DF4E29"/>
    <w:rsid w:val="00DF5A6C"/>
    <w:rsid w:val="00E014AF"/>
    <w:rsid w:val="00E02B7F"/>
    <w:rsid w:val="00E02EC2"/>
    <w:rsid w:val="00E0346D"/>
    <w:rsid w:val="00E036F0"/>
    <w:rsid w:val="00E07088"/>
    <w:rsid w:val="00E070B0"/>
    <w:rsid w:val="00E1125D"/>
    <w:rsid w:val="00E11B29"/>
    <w:rsid w:val="00E12221"/>
    <w:rsid w:val="00E12B56"/>
    <w:rsid w:val="00E12D74"/>
    <w:rsid w:val="00E13520"/>
    <w:rsid w:val="00E13A2D"/>
    <w:rsid w:val="00E167A5"/>
    <w:rsid w:val="00E215CD"/>
    <w:rsid w:val="00E224A3"/>
    <w:rsid w:val="00E22DB6"/>
    <w:rsid w:val="00E2389A"/>
    <w:rsid w:val="00E23F0E"/>
    <w:rsid w:val="00E25441"/>
    <w:rsid w:val="00E260C5"/>
    <w:rsid w:val="00E27168"/>
    <w:rsid w:val="00E32496"/>
    <w:rsid w:val="00E33075"/>
    <w:rsid w:val="00E340AF"/>
    <w:rsid w:val="00E348EA"/>
    <w:rsid w:val="00E36A4D"/>
    <w:rsid w:val="00E37B75"/>
    <w:rsid w:val="00E403A4"/>
    <w:rsid w:val="00E40F66"/>
    <w:rsid w:val="00E4189F"/>
    <w:rsid w:val="00E437A9"/>
    <w:rsid w:val="00E4498A"/>
    <w:rsid w:val="00E47E4E"/>
    <w:rsid w:val="00E505BA"/>
    <w:rsid w:val="00E50992"/>
    <w:rsid w:val="00E50D53"/>
    <w:rsid w:val="00E50DBE"/>
    <w:rsid w:val="00E51ED3"/>
    <w:rsid w:val="00E52D8E"/>
    <w:rsid w:val="00E53257"/>
    <w:rsid w:val="00E540A3"/>
    <w:rsid w:val="00E54348"/>
    <w:rsid w:val="00E553F2"/>
    <w:rsid w:val="00E560D0"/>
    <w:rsid w:val="00E56B99"/>
    <w:rsid w:val="00E57018"/>
    <w:rsid w:val="00E60030"/>
    <w:rsid w:val="00E60296"/>
    <w:rsid w:val="00E60695"/>
    <w:rsid w:val="00E619FD"/>
    <w:rsid w:val="00E6304B"/>
    <w:rsid w:val="00E6345F"/>
    <w:rsid w:val="00E64DCD"/>
    <w:rsid w:val="00E6585E"/>
    <w:rsid w:val="00E658A4"/>
    <w:rsid w:val="00E65994"/>
    <w:rsid w:val="00E66AEE"/>
    <w:rsid w:val="00E66C2F"/>
    <w:rsid w:val="00E675FD"/>
    <w:rsid w:val="00E709EE"/>
    <w:rsid w:val="00E72B94"/>
    <w:rsid w:val="00E73A77"/>
    <w:rsid w:val="00E73E2A"/>
    <w:rsid w:val="00E7557F"/>
    <w:rsid w:val="00E776E7"/>
    <w:rsid w:val="00E77DE9"/>
    <w:rsid w:val="00E80420"/>
    <w:rsid w:val="00E809D1"/>
    <w:rsid w:val="00E80CA6"/>
    <w:rsid w:val="00E815EA"/>
    <w:rsid w:val="00E82472"/>
    <w:rsid w:val="00E82874"/>
    <w:rsid w:val="00E82F83"/>
    <w:rsid w:val="00E8302F"/>
    <w:rsid w:val="00E85293"/>
    <w:rsid w:val="00E8605B"/>
    <w:rsid w:val="00E927F2"/>
    <w:rsid w:val="00E9367D"/>
    <w:rsid w:val="00E939AD"/>
    <w:rsid w:val="00E93D4F"/>
    <w:rsid w:val="00E9441A"/>
    <w:rsid w:val="00E94D2F"/>
    <w:rsid w:val="00E95588"/>
    <w:rsid w:val="00E95C9B"/>
    <w:rsid w:val="00E9622C"/>
    <w:rsid w:val="00E976BC"/>
    <w:rsid w:val="00EA060D"/>
    <w:rsid w:val="00EA1E9B"/>
    <w:rsid w:val="00EA2F1B"/>
    <w:rsid w:val="00EA33CA"/>
    <w:rsid w:val="00EA42A3"/>
    <w:rsid w:val="00EA4C37"/>
    <w:rsid w:val="00EA4DBB"/>
    <w:rsid w:val="00EA5395"/>
    <w:rsid w:val="00EA67D9"/>
    <w:rsid w:val="00EA7E1D"/>
    <w:rsid w:val="00EB0A55"/>
    <w:rsid w:val="00EB0D4C"/>
    <w:rsid w:val="00EB1BA4"/>
    <w:rsid w:val="00EB20D3"/>
    <w:rsid w:val="00EB4241"/>
    <w:rsid w:val="00EB687C"/>
    <w:rsid w:val="00EB6F10"/>
    <w:rsid w:val="00EC2B5E"/>
    <w:rsid w:val="00EC43F0"/>
    <w:rsid w:val="00EC621E"/>
    <w:rsid w:val="00EC743A"/>
    <w:rsid w:val="00EC77E3"/>
    <w:rsid w:val="00EC7B2D"/>
    <w:rsid w:val="00ED0AF3"/>
    <w:rsid w:val="00ED27AB"/>
    <w:rsid w:val="00ED2995"/>
    <w:rsid w:val="00ED388D"/>
    <w:rsid w:val="00ED4C79"/>
    <w:rsid w:val="00ED5250"/>
    <w:rsid w:val="00ED584B"/>
    <w:rsid w:val="00EE0EC1"/>
    <w:rsid w:val="00EE17CF"/>
    <w:rsid w:val="00EE196E"/>
    <w:rsid w:val="00EE3999"/>
    <w:rsid w:val="00EE5E68"/>
    <w:rsid w:val="00EF0BBB"/>
    <w:rsid w:val="00EF17F9"/>
    <w:rsid w:val="00EF40FD"/>
    <w:rsid w:val="00EF627C"/>
    <w:rsid w:val="00F00FDD"/>
    <w:rsid w:val="00F02E21"/>
    <w:rsid w:val="00F0342E"/>
    <w:rsid w:val="00F06C61"/>
    <w:rsid w:val="00F0780E"/>
    <w:rsid w:val="00F103DF"/>
    <w:rsid w:val="00F10B6F"/>
    <w:rsid w:val="00F10BAA"/>
    <w:rsid w:val="00F11466"/>
    <w:rsid w:val="00F16461"/>
    <w:rsid w:val="00F164B6"/>
    <w:rsid w:val="00F1777E"/>
    <w:rsid w:val="00F179EF"/>
    <w:rsid w:val="00F2031A"/>
    <w:rsid w:val="00F208C2"/>
    <w:rsid w:val="00F219C0"/>
    <w:rsid w:val="00F23271"/>
    <w:rsid w:val="00F2363A"/>
    <w:rsid w:val="00F2363D"/>
    <w:rsid w:val="00F237C5"/>
    <w:rsid w:val="00F311C7"/>
    <w:rsid w:val="00F31C1C"/>
    <w:rsid w:val="00F322DD"/>
    <w:rsid w:val="00F327BA"/>
    <w:rsid w:val="00F34E46"/>
    <w:rsid w:val="00F35590"/>
    <w:rsid w:val="00F35F0F"/>
    <w:rsid w:val="00F37A57"/>
    <w:rsid w:val="00F40C25"/>
    <w:rsid w:val="00F41A01"/>
    <w:rsid w:val="00F42CD5"/>
    <w:rsid w:val="00F43B43"/>
    <w:rsid w:val="00F4403C"/>
    <w:rsid w:val="00F46919"/>
    <w:rsid w:val="00F5029B"/>
    <w:rsid w:val="00F50C65"/>
    <w:rsid w:val="00F51F1D"/>
    <w:rsid w:val="00F532AF"/>
    <w:rsid w:val="00F54182"/>
    <w:rsid w:val="00F54243"/>
    <w:rsid w:val="00F549E8"/>
    <w:rsid w:val="00F54D42"/>
    <w:rsid w:val="00F557CA"/>
    <w:rsid w:val="00F60926"/>
    <w:rsid w:val="00F610D6"/>
    <w:rsid w:val="00F61338"/>
    <w:rsid w:val="00F61E21"/>
    <w:rsid w:val="00F62F9E"/>
    <w:rsid w:val="00F64AD8"/>
    <w:rsid w:val="00F66D14"/>
    <w:rsid w:val="00F67E13"/>
    <w:rsid w:val="00F71DA5"/>
    <w:rsid w:val="00F71E60"/>
    <w:rsid w:val="00F72293"/>
    <w:rsid w:val="00F722C2"/>
    <w:rsid w:val="00F731A5"/>
    <w:rsid w:val="00F73234"/>
    <w:rsid w:val="00F75759"/>
    <w:rsid w:val="00F819C3"/>
    <w:rsid w:val="00F820DD"/>
    <w:rsid w:val="00F835D4"/>
    <w:rsid w:val="00F84E97"/>
    <w:rsid w:val="00F86068"/>
    <w:rsid w:val="00F86BC2"/>
    <w:rsid w:val="00F8756F"/>
    <w:rsid w:val="00F906A0"/>
    <w:rsid w:val="00F90BB9"/>
    <w:rsid w:val="00F92556"/>
    <w:rsid w:val="00F9258E"/>
    <w:rsid w:val="00F93CE7"/>
    <w:rsid w:val="00F94A85"/>
    <w:rsid w:val="00F9509C"/>
    <w:rsid w:val="00F96B4C"/>
    <w:rsid w:val="00F96DBC"/>
    <w:rsid w:val="00FA0E2D"/>
    <w:rsid w:val="00FA2F2D"/>
    <w:rsid w:val="00FA3B1D"/>
    <w:rsid w:val="00FA56AB"/>
    <w:rsid w:val="00FA584F"/>
    <w:rsid w:val="00FA6AD2"/>
    <w:rsid w:val="00FA7770"/>
    <w:rsid w:val="00FB1983"/>
    <w:rsid w:val="00FB1C07"/>
    <w:rsid w:val="00FB1C9F"/>
    <w:rsid w:val="00FB42BF"/>
    <w:rsid w:val="00FB4B23"/>
    <w:rsid w:val="00FB560D"/>
    <w:rsid w:val="00FB5E2B"/>
    <w:rsid w:val="00FB68B9"/>
    <w:rsid w:val="00FC0202"/>
    <w:rsid w:val="00FC339D"/>
    <w:rsid w:val="00FC3413"/>
    <w:rsid w:val="00FC441B"/>
    <w:rsid w:val="00FC5CCC"/>
    <w:rsid w:val="00FC6983"/>
    <w:rsid w:val="00FD0B3A"/>
    <w:rsid w:val="00FD2CCC"/>
    <w:rsid w:val="00FD4C1B"/>
    <w:rsid w:val="00FD53C3"/>
    <w:rsid w:val="00FD57DE"/>
    <w:rsid w:val="00FD58C3"/>
    <w:rsid w:val="00FD5E30"/>
    <w:rsid w:val="00FD6C2C"/>
    <w:rsid w:val="00FD79FE"/>
    <w:rsid w:val="00FE04E9"/>
    <w:rsid w:val="00FE1141"/>
    <w:rsid w:val="00FE12FF"/>
    <w:rsid w:val="00FE1F56"/>
    <w:rsid w:val="00FE2135"/>
    <w:rsid w:val="00FE24B1"/>
    <w:rsid w:val="00FE25D4"/>
    <w:rsid w:val="00FE2682"/>
    <w:rsid w:val="00FE30B1"/>
    <w:rsid w:val="00FE35BB"/>
    <w:rsid w:val="00FE36DC"/>
    <w:rsid w:val="00FE55F6"/>
    <w:rsid w:val="00FE76A2"/>
    <w:rsid w:val="00FF1126"/>
    <w:rsid w:val="00FF20BB"/>
    <w:rsid w:val="00FF4BBB"/>
    <w:rsid w:val="00FF4D4A"/>
    <w:rsid w:val="00FF569A"/>
    <w:rsid w:val="00FF6A95"/>
    <w:rsid w:val="0240AE83"/>
    <w:rsid w:val="0270A828"/>
    <w:rsid w:val="028159F6"/>
    <w:rsid w:val="02C45E5C"/>
    <w:rsid w:val="02DBAF62"/>
    <w:rsid w:val="030933E8"/>
    <w:rsid w:val="0313551E"/>
    <w:rsid w:val="0314B84E"/>
    <w:rsid w:val="0344357D"/>
    <w:rsid w:val="0385CA98"/>
    <w:rsid w:val="03A8CE33"/>
    <w:rsid w:val="03C6C76F"/>
    <w:rsid w:val="03E2D444"/>
    <w:rsid w:val="0421DA35"/>
    <w:rsid w:val="04527E3D"/>
    <w:rsid w:val="057EBC6C"/>
    <w:rsid w:val="058510E3"/>
    <w:rsid w:val="05CC7234"/>
    <w:rsid w:val="05F31B65"/>
    <w:rsid w:val="067F0511"/>
    <w:rsid w:val="0684299C"/>
    <w:rsid w:val="0685B645"/>
    <w:rsid w:val="06BDDD9D"/>
    <w:rsid w:val="06EDD873"/>
    <w:rsid w:val="074EFCBD"/>
    <w:rsid w:val="0750F1EB"/>
    <w:rsid w:val="077E61FE"/>
    <w:rsid w:val="07B009A8"/>
    <w:rsid w:val="07C22757"/>
    <w:rsid w:val="0818B8CA"/>
    <w:rsid w:val="0867AB44"/>
    <w:rsid w:val="08A14360"/>
    <w:rsid w:val="08B4B0C2"/>
    <w:rsid w:val="08E525FB"/>
    <w:rsid w:val="0913359D"/>
    <w:rsid w:val="09574D93"/>
    <w:rsid w:val="097931BE"/>
    <w:rsid w:val="098BBDCE"/>
    <w:rsid w:val="09E0F003"/>
    <w:rsid w:val="09E105AE"/>
    <w:rsid w:val="09E9A3B4"/>
    <w:rsid w:val="0A9F298C"/>
    <w:rsid w:val="0B0CBC93"/>
    <w:rsid w:val="0B265EEC"/>
    <w:rsid w:val="0B6115CC"/>
    <w:rsid w:val="0BF4011B"/>
    <w:rsid w:val="0C13EB2F"/>
    <w:rsid w:val="0C22AE81"/>
    <w:rsid w:val="0C8A2DCF"/>
    <w:rsid w:val="0CFEDA1C"/>
    <w:rsid w:val="0D0D45C7"/>
    <w:rsid w:val="0D157D45"/>
    <w:rsid w:val="0D1DE111"/>
    <w:rsid w:val="0D53D73D"/>
    <w:rsid w:val="0D750D27"/>
    <w:rsid w:val="0DB5AA4C"/>
    <w:rsid w:val="0DC42671"/>
    <w:rsid w:val="0E33E919"/>
    <w:rsid w:val="0E6D6431"/>
    <w:rsid w:val="0E7D073C"/>
    <w:rsid w:val="0EEB528D"/>
    <w:rsid w:val="0F311EFE"/>
    <w:rsid w:val="10160218"/>
    <w:rsid w:val="101C9E35"/>
    <w:rsid w:val="1023F029"/>
    <w:rsid w:val="10335EAC"/>
    <w:rsid w:val="10858C97"/>
    <w:rsid w:val="114CD6DE"/>
    <w:rsid w:val="11A7F251"/>
    <w:rsid w:val="121862EF"/>
    <w:rsid w:val="122F75DF"/>
    <w:rsid w:val="123D31E0"/>
    <w:rsid w:val="12597765"/>
    <w:rsid w:val="12656906"/>
    <w:rsid w:val="128A17EC"/>
    <w:rsid w:val="12D14CEF"/>
    <w:rsid w:val="12E4E36E"/>
    <w:rsid w:val="13214A45"/>
    <w:rsid w:val="134B3019"/>
    <w:rsid w:val="13C5335A"/>
    <w:rsid w:val="143C3F5E"/>
    <w:rsid w:val="1440F571"/>
    <w:rsid w:val="145E5B4C"/>
    <w:rsid w:val="146E7F00"/>
    <w:rsid w:val="150B68E2"/>
    <w:rsid w:val="151EE206"/>
    <w:rsid w:val="154F4D36"/>
    <w:rsid w:val="161FB270"/>
    <w:rsid w:val="16622305"/>
    <w:rsid w:val="16789B07"/>
    <w:rsid w:val="1685B1DF"/>
    <w:rsid w:val="16CD31C0"/>
    <w:rsid w:val="16DB2691"/>
    <w:rsid w:val="17552925"/>
    <w:rsid w:val="180C7E4F"/>
    <w:rsid w:val="18374244"/>
    <w:rsid w:val="18AD4B3F"/>
    <w:rsid w:val="18E35013"/>
    <w:rsid w:val="18ED5215"/>
    <w:rsid w:val="19DD2D48"/>
    <w:rsid w:val="1A582B33"/>
    <w:rsid w:val="1A6DAA15"/>
    <w:rsid w:val="1BB3EEEF"/>
    <w:rsid w:val="1BCC4D00"/>
    <w:rsid w:val="1BE466DD"/>
    <w:rsid w:val="1C200A34"/>
    <w:rsid w:val="1C288CCB"/>
    <w:rsid w:val="1C76C1E1"/>
    <w:rsid w:val="1D512F66"/>
    <w:rsid w:val="1D81A689"/>
    <w:rsid w:val="1D82717D"/>
    <w:rsid w:val="1DC48A9C"/>
    <w:rsid w:val="1DEE36AB"/>
    <w:rsid w:val="1DFDA491"/>
    <w:rsid w:val="1ED7275E"/>
    <w:rsid w:val="1F6820F1"/>
    <w:rsid w:val="1FC5E49B"/>
    <w:rsid w:val="202E42A7"/>
    <w:rsid w:val="20396BBF"/>
    <w:rsid w:val="203D89F9"/>
    <w:rsid w:val="203E49A9"/>
    <w:rsid w:val="20B91D51"/>
    <w:rsid w:val="20ED0544"/>
    <w:rsid w:val="2158D03B"/>
    <w:rsid w:val="21CBF563"/>
    <w:rsid w:val="21E09E1C"/>
    <w:rsid w:val="21E86ECF"/>
    <w:rsid w:val="21F6F758"/>
    <w:rsid w:val="222C5133"/>
    <w:rsid w:val="23055323"/>
    <w:rsid w:val="23105C7C"/>
    <w:rsid w:val="23135132"/>
    <w:rsid w:val="2356A5B9"/>
    <w:rsid w:val="23642DCF"/>
    <w:rsid w:val="23B6348C"/>
    <w:rsid w:val="23B8AFE5"/>
    <w:rsid w:val="23BF849E"/>
    <w:rsid w:val="242183A6"/>
    <w:rsid w:val="2421E95D"/>
    <w:rsid w:val="2425513D"/>
    <w:rsid w:val="246E7B2F"/>
    <w:rsid w:val="248C9B77"/>
    <w:rsid w:val="249BBCB5"/>
    <w:rsid w:val="24F36EA6"/>
    <w:rsid w:val="24F94861"/>
    <w:rsid w:val="24F94C00"/>
    <w:rsid w:val="25603A65"/>
    <w:rsid w:val="25BA3758"/>
    <w:rsid w:val="2668EEFD"/>
    <w:rsid w:val="26FC4065"/>
    <w:rsid w:val="2731CDA2"/>
    <w:rsid w:val="2831DFC0"/>
    <w:rsid w:val="284B163F"/>
    <w:rsid w:val="286E3EB6"/>
    <w:rsid w:val="28E2849B"/>
    <w:rsid w:val="29073EA1"/>
    <w:rsid w:val="293CE26B"/>
    <w:rsid w:val="29DB2F68"/>
    <w:rsid w:val="2A175729"/>
    <w:rsid w:val="2A27B27F"/>
    <w:rsid w:val="2A5ADA39"/>
    <w:rsid w:val="2B0FE2E6"/>
    <w:rsid w:val="2B21F10A"/>
    <w:rsid w:val="2B22D212"/>
    <w:rsid w:val="2B31B98F"/>
    <w:rsid w:val="2B60691A"/>
    <w:rsid w:val="2B63EA2B"/>
    <w:rsid w:val="2B724533"/>
    <w:rsid w:val="2B9885F6"/>
    <w:rsid w:val="2C0C269A"/>
    <w:rsid w:val="2C38B585"/>
    <w:rsid w:val="2C40E8FE"/>
    <w:rsid w:val="2CCA6556"/>
    <w:rsid w:val="2CEB40CE"/>
    <w:rsid w:val="2CF6B226"/>
    <w:rsid w:val="2D3ADFDE"/>
    <w:rsid w:val="2DE05120"/>
    <w:rsid w:val="2DE396DD"/>
    <w:rsid w:val="2E02594C"/>
    <w:rsid w:val="2E9C36D6"/>
    <w:rsid w:val="2EA55FCA"/>
    <w:rsid w:val="2EB382CF"/>
    <w:rsid w:val="2EE03DB8"/>
    <w:rsid w:val="2EE78BFA"/>
    <w:rsid w:val="2EF636AE"/>
    <w:rsid w:val="2F219544"/>
    <w:rsid w:val="2F283325"/>
    <w:rsid w:val="2FA8CB32"/>
    <w:rsid w:val="2FAAD353"/>
    <w:rsid w:val="2FD4A5B9"/>
    <w:rsid w:val="2FD999C7"/>
    <w:rsid w:val="3031BEE0"/>
    <w:rsid w:val="30645054"/>
    <w:rsid w:val="306ECAC7"/>
    <w:rsid w:val="30B5666F"/>
    <w:rsid w:val="30BDFE1A"/>
    <w:rsid w:val="30D68C13"/>
    <w:rsid w:val="310FB2F1"/>
    <w:rsid w:val="31B02F38"/>
    <w:rsid w:val="31E74079"/>
    <w:rsid w:val="31F04036"/>
    <w:rsid w:val="31F8BE82"/>
    <w:rsid w:val="324437A7"/>
    <w:rsid w:val="326B021F"/>
    <w:rsid w:val="32706CE8"/>
    <w:rsid w:val="327C67D9"/>
    <w:rsid w:val="328A1923"/>
    <w:rsid w:val="32A4B91C"/>
    <w:rsid w:val="32BCC831"/>
    <w:rsid w:val="32DEA6EB"/>
    <w:rsid w:val="331042F7"/>
    <w:rsid w:val="3365E89C"/>
    <w:rsid w:val="336734EF"/>
    <w:rsid w:val="3368E96D"/>
    <w:rsid w:val="337BDADE"/>
    <w:rsid w:val="3390F7C2"/>
    <w:rsid w:val="339CFD29"/>
    <w:rsid w:val="33D8BA6D"/>
    <w:rsid w:val="33DB8AD3"/>
    <w:rsid w:val="343194FC"/>
    <w:rsid w:val="3433AF7A"/>
    <w:rsid w:val="3460FF71"/>
    <w:rsid w:val="34A73B35"/>
    <w:rsid w:val="34D0EB69"/>
    <w:rsid w:val="354723BC"/>
    <w:rsid w:val="356FB708"/>
    <w:rsid w:val="3587F5A8"/>
    <w:rsid w:val="35CBFEAF"/>
    <w:rsid w:val="35FE76EA"/>
    <w:rsid w:val="361C62F6"/>
    <w:rsid w:val="362ED29A"/>
    <w:rsid w:val="36530785"/>
    <w:rsid w:val="36CE2C1F"/>
    <w:rsid w:val="36FE9C54"/>
    <w:rsid w:val="3721E54C"/>
    <w:rsid w:val="373C4A9E"/>
    <w:rsid w:val="377BB6E3"/>
    <w:rsid w:val="379D0633"/>
    <w:rsid w:val="37B303A3"/>
    <w:rsid w:val="37B8305C"/>
    <w:rsid w:val="37BBBC04"/>
    <w:rsid w:val="384CE349"/>
    <w:rsid w:val="3852BFD6"/>
    <w:rsid w:val="387A00F0"/>
    <w:rsid w:val="38809097"/>
    <w:rsid w:val="38836188"/>
    <w:rsid w:val="38D1C60F"/>
    <w:rsid w:val="39343172"/>
    <w:rsid w:val="3965B3F5"/>
    <w:rsid w:val="39B630D3"/>
    <w:rsid w:val="39E5814E"/>
    <w:rsid w:val="3A02351A"/>
    <w:rsid w:val="3A0535B7"/>
    <w:rsid w:val="3A9A985D"/>
    <w:rsid w:val="3AB57BD4"/>
    <w:rsid w:val="3B68D634"/>
    <w:rsid w:val="3BC60CCD"/>
    <w:rsid w:val="3BE48858"/>
    <w:rsid w:val="3C1CF9E7"/>
    <w:rsid w:val="3C2E94FA"/>
    <w:rsid w:val="3CD355D6"/>
    <w:rsid w:val="3CDF007E"/>
    <w:rsid w:val="3D2EFA8E"/>
    <w:rsid w:val="3DA12904"/>
    <w:rsid w:val="3DD0EA90"/>
    <w:rsid w:val="3DF3C679"/>
    <w:rsid w:val="3E42E58C"/>
    <w:rsid w:val="3E618E51"/>
    <w:rsid w:val="3EB987FD"/>
    <w:rsid w:val="3F05DB7F"/>
    <w:rsid w:val="3F7D57D0"/>
    <w:rsid w:val="3F80CBFC"/>
    <w:rsid w:val="3F958824"/>
    <w:rsid w:val="3FD944F5"/>
    <w:rsid w:val="404480DA"/>
    <w:rsid w:val="40588799"/>
    <w:rsid w:val="40C8DF4A"/>
    <w:rsid w:val="4106CBC7"/>
    <w:rsid w:val="41403B54"/>
    <w:rsid w:val="41456263"/>
    <w:rsid w:val="416E7FAB"/>
    <w:rsid w:val="4185D97E"/>
    <w:rsid w:val="418666D9"/>
    <w:rsid w:val="41B7A5B4"/>
    <w:rsid w:val="41CCC0DE"/>
    <w:rsid w:val="4295E83E"/>
    <w:rsid w:val="431B0366"/>
    <w:rsid w:val="4322210A"/>
    <w:rsid w:val="4375B1D5"/>
    <w:rsid w:val="44040592"/>
    <w:rsid w:val="4404F011"/>
    <w:rsid w:val="4487A109"/>
    <w:rsid w:val="452053AB"/>
    <w:rsid w:val="454250F0"/>
    <w:rsid w:val="455A9AC7"/>
    <w:rsid w:val="45CDA1F0"/>
    <w:rsid w:val="45D27B2B"/>
    <w:rsid w:val="45D5CFD3"/>
    <w:rsid w:val="467D4D4F"/>
    <w:rsid w:val="46B8019D"/>
    <w:rsid w:val="46BBF758"/>
    <w:rsid w:val="46F4DFFE"/>
    <w:rsid w:val="477783FC"/>
    <w:rsid w:val="4780E207"/>
    <w:rsid w:val="486324D0"/>
    <w:rsid w:val="489FD324"/>
    <w:rsid w:val="48CFDB52"/>
    <w:rsid w:val="49171003"/>
    <w:rsid w:val="49469921"/>
    <w:rsid w:val="494C4330"/>
    <w:rsid w:val="498AA6F5"/>
    <w:rsid w:val="49A00894"/>
    <w:rsid w:val="49B924BE"/>
    <w:rsid w:val="4A5D470E"/>
    <w:rsid w:val="4A60E969"/>
    <w:rsid w:val="4A95FD93"/>
    <w:rsid w:val="4AAB347B"/>
    <w:rsid w:val="4AD5E28C"/>
    <w:rsid w:val="4B2C6804"/>
    <w:rsid w:val="4B680CD3"/>
    <w:rsid w:val="4BA64DB3"/>
    <w:rsid w:val="4C2B25F9"/>
    <w:rsid w:val="4C2DEC63"/>
    <w:rsid w:val="4C3298F5"/>
    <w:rsid w:val="4C92A560"/>
    <w:rsid w:val="4D1F5EAE"/>
    <w:rsid w:val="4DC3E905"/>
    <w:rsid w:val="4DDEE105"/>
    <w:rsid w:val="4E00BEA6"/>
    <w:rsid w:val="4E265CEF"/>
    <w:rsid w:val="4E39C2F9"/>
    <w:rsid w:val="4E8FFF7B"/>
    <w:rsid w:val="4EE10A1F"/>
    <w:rsid w:val="4EEE87F1"/>
    <w:rsid w:val="4F118B92"/>
    <w:rsid w:val="4F645301"/>
    <w:rsid w:val="4F8BF06C"/>
    <w:rsid w:val="4F9EB516"/>
    <w:rsid w:val="4FB213F1"/>
    <w:rsid w:val="5038F80E"/>
    <w:rsid w:val="5047DD6D"/>
    <w:rsid w:val="50C3930A"/>
    <w:rsid w:val="512A9C88"/>
    <w:rsid w:val="513CA4B9"/>
    <w:rsid w:val="518888D6"/>
    <w:rsid w:val="5189447D"/>
    <w:rsid w:val="519C03C8"/>
    <w:rsid w:val="51A6194D"/>
    <w:rsid w:val="51A8CC42"/>
    <w:rsid w:val="51EA1941"/>
    <w:rsid w:val="51F7D5EE"/>
    <w:rsid w:val="520ACD33"/>
    <w:rsid w:val="522CBA86"/>
    <w:rsid w:val="522CCCEC"/>
    <w:rsid w:val="52992657"/>
    <w:rsid w:val="52EB2985"/>
    <w:rsid w:val="53474D10"/>
    <w:rsid w:val="5383C359"/>
    <w:rsid w:val="53A2EAA6"/>
    <w:rsid w:val="53A3E31D"/>
    <w:rsid w:val="53DDB492"/>
    <w:rsid w:val="5422AAA9"/>
    <w:rsid w:val="548273E1"/>
    <w:rsid w:val="54C140E6"/>
    <w:rsid w:val="54C53F29"/>
    <w:rsid w:val="54F66443"/>
    <w:rsid w:val="55764E9A"/>
    <w:rsid w:val="56BA6390"/>
    <w:rsid w:val="56D7DD75"/>
    <w:rsid w:val="56E2ADA7"/>
    <w:rsid w:val="56F8980E"/>
    <w:rsid w:val="57213401"/>
    <w:rsid w:val="5762EA95"/>
    <w:rsid w:val="57812455"/>
    <w:rsid w:val="57BF9ED7"/>
    <w:rsid w:val="5817DCC1"/>
    <w:rsid w:val="589B6B9B"/>
    <w:rsid w:val="58DDAEC5"/>
    <w:rsid w:val="597C723F"/>
    <w:rsid w:val="59DE9AC6"/>
    <w:rsid w:val="5A09A45C"/>
    <w:rsid w:val="5A2B5D08"/>
    <w:rsid w:val="5A4BC676"/>
    <w:rsid w:val="5A6EFCC3"/>
    <w:rsid w:val="5A969159"/>
    <w:rsid w:val="5AFD9605"/>
    <w:rsid w:val="5B1C2A92"/>
    <w:rsid w:val="5B3995FD"/>
    <w:rsid w:val="5B499E4E"/>
    <w:rsid w:val="5BB89AA0"/>
    <w:rsid w:val="5BBBB434"/>
    <w:rsid w:val="5C5075F7"/>
    <w:rsid w:val="5CD2B0B2"/>
    <w:rsid w:val="5D2E553E"/>
    <w:rsid w:val="5D419005"/>
    <w:rsid w:val="5D42D5BD"/>
    <w:rsid w:val="5D6A3741"/>
    <w:rsid w:val="5E825CB8"/>
    <w:rsid w:val="5EC9EDF5"/>
    <w:rsid w:val="5EF72772"/>
    <w:rsid w:val="5F4CA56E"/>
    <w:rsid w:val="5F5A99B5"/>
    <w:rsid w:val="5F6D831A"/>
    <w:rsid w:val="5F7983B5"/>
    <w:rsid w:val="5F8DF658"/>
    <w:rsid w:val="60A9F496"/>
    <w:rsid w:val="6134A187"/>
    <w:rsid w:val="619569DE"/>
    <w:rsid w:val="61B7B497"/>
    <w:rsid w:val="61F552D9"/>
    <w:rsid w:val="6244963E"/>
    <w:rsid w:val="6247CD16"/>
    <w:rsid w:val="6269224C"/>
    <w:rsid w:val="62B8EA3A"/>
    <w:rsid w:val="632904E9"/>
    <w:rsid w:val="636F6FE8"/>
    <w:rsid w:val="637F5D9B"/>
    <w:rsid w:val="6387F535"/>
    <w:rsid w:val="638ED4FA"/>
    <w:rsid w:val="63BDCA25"/>
    <w:rsid w:val="63DAE4FA"/>
    <w:rsid w:val="640C3A8E"/>
    <w:rsid w:val="6413C266"/>
    <w:rsid w:val="641CAD4A"/>
    <w:rsid w:val="645F2788"/>
    <w:rsid w:val="645F4A3E"/>
    <w:rsid w:val="645F7D15"/>
    <w:rsid w:val="6494E19A"/>
    <w:rsid w:val="64A9506E"/>
    <w:rsid w:val="64C05DCE"/>
    <w:rsid w:val="6537B1F4"/>
    <w:rsid w:val="658AE440"/>
    <w:rsid w:val="65BA3E98"/>
    <w:rsid w:val="65CB6582"/>
    <w:rsid w:val="65D9E0EE"/>
    <w:rsid w:val="65E5F2F4"/>
    <w:rsid w:val="6626E9DE"/>
    <w:rsid w:val="668ABDEC"/>
    <w:rsid w:val="669885A9"/>
    <w:rsid w:val="669CCE28"/>
    <w:rsid w:val="66D8FA66"/>
    <w:rsid w:val="6787A31B"/>
    <w:rsid w:val="6788FD11"/>
    <w:rsid w:val="67D12BB4"/>
    <w:rsid w:val="67FC13D1"/>
    <w:rsid w:val="6800F250"/>
    <w:rsid w:val="68A641CA"/>
    <w:rsid w:val="68C39354"/>
    <w:rsid w:val="68EA0F98"/>
    <w:rsid w:val="68EEB1D2"/>
    <w:rsid w:val="692F43B6"/>
    <w:rsid w:val="69455AD2"/>
    <w:rsid w:val="6980903F"/>
    <w:rsid w:val="69C09B1E"/>
    <w:rsid w:val="69D1EC80"/>
    <w:rsid w:val="69EDBE51"/>
    <w:rsid w:val="6A6C51C0"/>
    <w:rsid w:val="6A9DB1D8"/>
    <w:rsid w:val="6AB05589"/>
    <w:rsid w:val="6AEBFCBC"/>
    <w:rsid w:val="6B2E8F0A"/>
    <w:rsid w:val="6B6C59F9"/>
    <w:rsid w:val="6BD552BB"/>
    <w:rsid w:val="6BE600F9"/>
    <w:rsid w:val="6C422891"/>
    <w:rsid w:val="6C5C9BCA"/>
    <w:rsid w:val="6CB676AA"/>
    <w:rsid w:val="6CF9AF7D"/>
    <w:rsid w:val="6E2914DA"/>
    <w:rsid w:val="6E3EE3C2"/>
    <w:rsid w:val="6F1DB21D"/>
    <w:rsid w:val="6FB319FB"/>
    <w:rsid w:val="6FDF17F3"/>
    <w:rsid w:val="70136E65"/>
    <w:rsid w:val="7059E873"/>
    <w:rsid w:val="70A8EA41"/>
    <w:rsid w:val="70D81599"/>
    <w:rsid w:val="711C47BD"/>
    <w:rsid w:val="7177FBAD"/>
    <w:rsid w:val="729EFB4F"/>
    <w:rsid w:val="72F83004"/>
    <w:rsid w:val="737B95DB"/>
    <w:rsid w:val="737EB7E7"/>
    <w:rsid w:val="73AA66E5"/>
    <w:rsid w:val="73BEB204"/>
    <w:rsid w:val="73BFC29F"/>
    <w:rsid w:val="73CD376F"/>
    <w:rsid w:val="73D7F098"/>
    <w:rsid w:val="7427E16B"/>
    <w:rsid w:val="74833C61"/>
    <w:rsid w:val="749B7F80"/>
    <w:rsid w:val="74BB1658"/>
    <w:rsid w:val="74EEE91D"/>
    <w:rsid w:val="7659D949"/>
    <w:rsid w:val="7681A20D"/>
    <w:rsid w:val="76CD2A5B"/>
    <w:rsid w:val="76D18F9E"/>
    <w:rsid w:val="76E49047"/>
    <w:rsid w:val="777E6E89"/>
    <w:rsid w:val="77D7D9E8"/>
    <w:rsid w:val="781E8EAE"/>
    <w:rsid w:val="785098EF"/>
    <w:rsid w:val="78512F2F"/>
    <w:rsid w:val="7897F265"/>
    <w:rsid w:val="78A3880B"/>
    <w:rsid w:val="78BBDCBF"/>
    <w:rsid w:val="79017C5E"/>
    <w:rsid w:val="7934B4F4"/>
    <w:rsid w:val="7A7FEE45"/>
    <w:rsid w:val="7A98AE1D"/>
    <w:rsid w:val="7AB484F6"/>
    <w:rsid w:val="7AD5F365"/>
    <w:rsid w:val="7B857DF3"/>
    <w:rsid w:val="7BB20ACD"/>
    <w:rsid w:val="7BCE7385"/>
    <w:rsid w:val="7C35B0AE"/>
    <w:rsid w:val="7C3F372A"/>
    <w:rsid w:val="7C5B7423"/>
    <w:rsid w:val="7C9E59BF"/>
    <w:rsid w:val="7CA52ADF"/>
    <w:rsid w:val="7CDBEE49"/>
    <w:rsid w:val="7D35104A"/>
    <w:rsid w:val="7D763673"/>
    <w:rsid w:val="7D7C65BB"/>
    <w:rsid w:val="7DE4A7BD"/>
    <w:rsid w:val="7E102650"/>
    <w:rsid w:val="7E1F542C"/>
    <w:rsid w:val="7EBCAAAC"/>
    <w:rsid w:val="7EC07859"/>
    <w:rsid w:val="7FAC9435"/>
    <w:rsid w:val="7FACDB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BC2A"/>
  <w15:chartTrackingRefBased/>
  <w15:docId w15:val="{6A0B3227-54D3-471F-9A83-3FD2286A6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3E3"/>
  </w:style>
  <w:style w:type="paragraph" w:styleId="Heading1">
    <w:name w:val="heading 1"/>
    <w:basedOn w:val="Normal"/>
    <w:next w:val="Normal"/>
    <w:link w:val="Heading1Char"/>
    <w:uiPriority w:val="9"/>
    <w:qFormat/>
    <w:rsid w:val="0008612C"/>
    <w:pPr>
      <w:outlineLvl w:val="0"/>
    </w:pPr>
    <w:rPr>
      <w:b/>
      <w:bCs/>
      <w:sz w:val="28"/>
      <w:szCs w:val="28"/>
    </w:rPr>
  </w:style>
  <w:style w:type="paragraph" w:styleId="Heading2">
    <w:name w:val="heading 2"/>
    <w:basedOn w:val="Normal"/>
    <w:next w:val="Normal"/>
    <w:link w:val="Heading2Char"/>
    <w:uiPriority w:val="9"/>
    <w:unhideWhenUsed/>
    <w:qFormat/>
    <w:rsid w:val="00891581"/>
    <w:pPr>
      <w:tabs>
        <w:tab w:val="right" w:pos="9360"/>
      </w:tabs>
      <w:outlineLvl w:val="1"/>
    </w:pPr>
    <w:rPr>
      <w:u w:val="single"/>
    </w:rPr>
  </w:style>
  <w:style w:type="paragraph" w:styleId="Heading3">
    <w:name w:val="heading 3"/>
    <w:basedOn w:val="Normal"/>
    <w:next w:val="Normal"/>
    <w:link w:val="Heading3Char"/>
    <w:uiPriority w:val="9"/>
    <w:unhideWhenUsed/>
    <w:qFormat/>
    <w:rsid w:val="001A3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12C"/>
    <w:rPr>
      <w:b/>
      <w:bCs/>
      <w:sz w:val="28"/>
      <w:szCs w:val="28"/>
    </w:rPr>
  </w:style>
  <w:style w:type="character" w:customStyle="1" w:styleId="Heading2Char">
    <w:name w:val="Heading 2 Char"/>
    <w:basedOn w:val="DefaultParagraphFont"/>
    <w:link w:val="Heading2"/>
    <w:uiPriority w:val="9"/>
    <w:rsid w:val="00891581"/>
    <w:rPr>
      <w:u w:val="single"/>
    </w:rPr>
  </w:style>
  <w:style w:type="character" w:customStyle="1" w:styleId="Heading3Char">
    <w:name w:val="Heading 3 Char"/>
    <w:basedOn w:val="DefaultParagraphFont"/>
    <w:link w:val="Heading3"/>
    <w:uiPriority w:val="9"/>
    <w:rsid w:val="001A3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460"/>
    <w:rPr>
      <w:rFonts w:eastAsiaTheme="majorEastAsia" w:cstheme="majorBidi"/>
      <w:color w:val="272727" w:themeColor="text1" w:themeTint="D8"/>
    </w:rPr>
  </w:style>
  <w:style w:type="paragraph" w:styleId="Title">
    <w:name w:val="Title"/>
    <w:basedOn w:val="Normal"/>
    <w:next w:val="Normal"/>
    <w:link w:val="TitleChar"/>
    <w:uiPriority w:val="10"/>
    <w:qFormat/>
    <w:rsid w:val="001A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460"/>
    <w:pPr>
      <w:spacing w:before="160"/>
      <w:jc w:val="center"/>
    </w:pPr>
    <w:rPr>
      <w:i/>
      <w:iCs/>
      <w:color w:val="404040" w:themeColor="text1" w:themeTint="BF"/>
    </w:rPr>
  </w:style>
  <w:style w:type="character" w:customStyle="1" w:styleId="QuoteChar">
    <w:name w:val="Quote Char"/>
    <w:basedOn w:val="DefaultParagraphFont"/>
    <w:link w:val="Quote"/>
    <w:uiPriority w:val="29"/>
    <w:rsid w:val="001A3460"/>
    <w:rPr>
      <w:i/>
      <w:iCs/>
      <w:color w:val="404040" w:themeColor="text1" w:themeTint="BF"/>
    </w:rPr>
  </w:style>
  <w:style w:type="paragraph" w:styleId="ListParagraph">
    <w:name w:val="List Paragraph"/>
    <w:basedOn w:val="Normal"/>
    <w:uiPriority w:val="34"/>
    <w:qFormat/>
    <w:rsid w:val="001A3460"/>
    <w:pPr>
      <w:ind w:left="720"/>
      <w:contextualSpacing/>
    </w:pPr>
  </w:style>
  <w:style w:type="character" w:styleId="IntenseEmphasis">
    <w:name w:val="Intense Emphasis"/>
    <w:basedOn w:val="DefaultParagraphFont"/>
    <w:uiPriority w:val="21"/>
    <w:qFormat/>
    <w:rsid w:val="001A3460"/>
    <w:rPr>
      <w:i/>
      <w:iCs/>
      <w:color w:val="0F4761" w:themeColor="accent1" w:themeShade="BF"/>
    </w:rPr>
  </w:style>
  <w:style w:type="paragraph" w:styleId="IntenseQuote">
    <w:name w:val="Intense Quote"/>
    <w:basedOn w:val="Normal"/>
    <w:next w:val="Normal"/>
    <w:link w:val="IntenseQuoteChar"/>
    <w:uiPriority w:val="30"/>
    <w:qFormat/>
    <w:rsid w:val="001A3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460"/>
    <w:rPr>
      <w:i/>
      <w:iCs/>
      <w:color w:val="0F4761" w:themeColor="accent1" w:themeShade="BF"/>
    </w:rPr>
  </w:style>
  <w:style w:type="character" w:styleId="IntenseReference">
    <w:name w:val="Intense Reference"/>
    <w:basedOn w:val="DefaultParagraphFont"/>
    <w:uiPriority w:val="32"/>
    <w:qFormat/>
    <w:rsid w:val="001A3460"/>
    <w:rPr>
      <w:b/>
      <w:bCs/>
      <w:smallCaps/>
      <w:color w:val="0F4761" w:themeColor="accent1" w:themeShade="BF"/>
      <w:spacing w:val="5"/>
    </w:rPr>
  </w:style>
  <w:style w:type="character" w:styleId="CommentReference">
    <w:name w:val="annotation reference"/>
    <w:basedOn w:val="DefaultParagraphFont"/>
    <w:uiPriority w:val="99"/>
    <w:semiHidden/>
    <w:unhideWhenUsed/>
    <w:rsid w:val="00FD2CCC"/>
    <w:rPr>
      <w:sz w:val="16"/>
      <w:szCs w:val="16"/>
    </w:rPr>
  </w:style>
  <w:style w:type="paragraph" w:styleId="CommentText">
    <w:name w:val="annotation text"/>
    <w:basedOn w:val="Normal"/>
    <w:link w:val="CommentTextChar"/>
    <w:uiPriority w:val="99"/>
    <w:unhideWhenUsed/>
    <w:rsid w:val="00FD2CCC"/>
    <w:pPr>
      <w:spacing w:line="240" w:lineRule="auto"/>
    </w:pPr>
    <w:rPr>
      <w:sz w:val="20"/>
      <w:szCs w:val="20"/>
    </w:rPr>
  </w:style>
  <w:style w:type="character" w:customStyle="1" w:styleId="CommentTextChar">
    <w:name w:val="Comment Text Char"/>
    <w:basedOn w:val="DefaultParagraphFont"/>
    <w:link w:val="CommentText"/>
    <w:uiPriority w:val="99"/>
    <w:rsid w:val="00FD2CCC"/>
    <w:rPr>
      <w:sz w:val="20"/>
      <w:szCs w:val="20"/>
    </w:rPr>
  </w:style>
  <w:style w:type="paragraph" w:styleId="CommentSubject">
    <w:name w:val="annotation subject"/>
    <w:basedOn w:val="CommentText"/>
    <w:next w:val="CommentText"/>
    <w:link w:val="CommentSubjectChar"/>
    <w:uiPriority w:val="99"/>
    <w:semiHidden/>
    <w:unhideWhenUsed/>
    <w:rsid w:val="00FD2CCC"/>
    <w:rPr>
      <w:b/>
      <w:bCs/>
    </w:rPr>
  </w:style>
  <w:style w:type="character" w:customStyle="1" w:styleId="CommentSubjectChar">
    <w:name w:val="Comment Subject Char"/>
    <w:basedOn w:val="CommentTextChar"/>
    <w:link w:val="CommentSubject"/>
    <w:uiPriority w:val="99"/>
    <w:semiHidden/>
    <w:rsid w:val="00FD2CCC"/>
    <w:rPr>
      <w:b/>
      <w:bCs/>
      <w:sz w:val="20"/>
      <w:szCs w:val="20"/>
    </w:rPr>
  </w:style>
  <w:style w:type="paragraph" w:styleId="Header">
    <w:name w:val="header"/>
    <w:basedOn w:val="Normal"/>
    <w:link w:val="HeaderChar"/>
    <w:uiPriority w:val="99"/>
    <w:unhideWhenUsed/>
    <w:rsid w:val="00834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08B"/>
  </w:style>
  <w:style w:type="paragraph" w:styleId="Footer">
    <w:name w:val="footer"/>
    <w:basedOn w:val="Normal"/>
    <w:link w:val="FooterChar"/>
    <w:uiPriority w:val="99"/>
    <w:unhideWhenUsed/>
    <w:rsid w:val="00834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08B"/>
  </w:style>
  <w:style w:type="table" w:styleId="TableGrid">
    <w:name w:val="Table Grid"/>
    <w:basedOn w:val="TableNormal"/>
    <w:uiPriority w:val="39"/>
    <w:rsid w:val="009D2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2363A"/>
    <w:pPr>
      <w:spacing w:after="0" w:line="240" w:lineRule="auto"/>
    </w:pPr>
  </w:style>
  <w:style w:type="paragraph" w:styleId="FootnoteText">
    <w:name w:val="footnote text"/>
    <w:basedOn w:val="Normal"/>
    <w:link w:val="FootnoteTextChar"/>
    <w:uiPriority w:val="99"/>
    <w:semiHidden/>
    <w:unhideWhenUsed/>
    <w:rsid w:val="006154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5469"/>
    <w:rPr>
      <w:sz w:val="20"/>
      <w:szCs w:val="20"/>
    </w:rPr>
  </w:style>
  <w:style w:type="character" w:styleId="FootnoteReference">
    <w:name w:val="footnote reference"/>
    <w:basedOn w:val="DefaultParagraphFont"/>
    <w:uiPriority w:val="99"/>
    <w:semiHidden/>
    <w:unhideWhenUsed/>
    <w:rsid w:val="00615469"/>
    <w:rPr>
      <w:vertAlign w:val="superscript"/>
    </w:rPr>
  </w:style>
  <w:style w:type="character" w:styleId="PlaceholderText">
    <w:name w:val="Placeholder Text"/>
    <w:basedOn w:val="DefaultParagraphFont"/>
    <w:uiPriority w:val="99"/>
    <w:semiHidden/>
    <w:rsid w:val="003B1C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D6BA7-E26D-48A4-B29D-5B6D42F6FC91}">
  <ds:schemaRefs>
    <ds:schemaRef ds:uri="http://schemas.openxmlformats.org/officeDocument/2006/bibliography"/>
  </ds:schemaRefs>
</ds:datastoreItem>
</file>

<file path=docMetadata/LabelInfo.xml><?xml version="1.0" encoding="utf-8"?>
<clbl:labelList xmlns:clbl="http://schemas.microsoft.com/office/2020/mipLabelMetadata">
  <clbl:label id="{a97187cc-2757-4a29-85af-e7a30e25fa17}" enabled="0" method="" siteId="{a97187cc-2757-4a29-85af-e7a30e25fa17}" removed="1"/>
</clbl:labelList>
</file>

<file path=docProps/app.xml><?xml version="1.0" encoding="utf-8"?>
<Properties xmlns="http://schemas.openxmlformats.org/officeDocument/2006/extended-properties" xmlns:vt="http://schemas.openxmlformats.org/officeDocument/2006/docPropsVTypes">
  <Template>Normal</Template>
  <TotalTime>1786</TotalTime>
  <Pages>13</Pages>
  <Words>3146</Words>
  <Characters>16772</Characters>
  <Application>Microsoft Office Word</Application>
  <DocSecurity>0</DocSecurity>
  <Lines>798</Lines>
  <Paragraphs>905</Paragraphs>
  <ScaleCrop>false</ScaleCrop>
  <Company/>
  <LinksUpToDate>false</LinksUpToDate>
  <CharactersWithSpaces>19013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846</cp:revision>
  <cp:lastPrinted>2026-01-09T17:41:00Z</cp:lastPrinted>
  <dcterms:created xsi:type="dcterms:W3CDTF">2025-12-18T05:47:00Z</dcterms:created>
  <dcterms:modified xsi:type="dcterms:W3CDTF">2026-02-05T17:09:00Z</dcterms:modified>
</cp:coreProperties>
</file>